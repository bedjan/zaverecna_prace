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word/diagrams/data1.xml" ContentType="application/vnd.openxmlformats-officedocument.drawingml.diagramData+xml"/>
  <Override PartName="/word/comments.xml" ContentType="application/vnd.openxmlformats-officedocument.wordprocessingml.comment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590A" w:rsidRDefault="0006590A"/>
    <w:p w:rsidR="0006590A" w:rsidRDefault="0006590A">
      <w:pPr>
        <w:spacing w:line="360" w:lineRule="auto"/>
        <w:ind w:right="-288"/>
        <w:jc w:val="center"/>
        <w:rPr>
          <w:b/>
          <w:bCs/>
          <w:sz w:val="36"/>
          <w:szCs w:val="36"/>
        </w:rPr>
      </w:pPr>
      <w:r>
        <w:rPr>
          <w:b/>
          <w:bCs/>
          <w:sz w:val="36"/>
          <w:szCs w:val="36"/>
        </w:rPr>
        <w:t>MASARYKOVA UNIVERZITA</w:t>
      </w:r>
    </w:p>
    <w:p w:rsidR="0006590A" w:rsidRDefault="0006590A">
      <w:pPr>
        <w:spacing w:line="360" w:lineRule="auto"/>
        <w:ind w:right="-288"/>
        <w:jc w:val="center"/>
        <w:rPr>
          <w:b/>
          <w:bCs/>
          <w:sz w:val="28"/>
          <w:szCs w:val="28"/>
        </w:rPr>
      </w:pPr>
      <w:r>
        <w:rPr>
          <w:b/>
          <w:bCs/>
          <w:sz w:val="28"/>
          <w:szCs w:val="28"/>
        </w:rPr>
        <w:t>PEDAGOGICKÁ FAKULTA</w:t>
      </w:r>
    </w:p>
    <w:p w:rsidR="0006590A" w:rsidRDefault="0006590A">
      <w:pPr>
        <w:spacing w:line="360" w:lineRule="auto"/>
        <w:ind w:right="-288"/>
        <w:jc w:val="center"/>
        <w:rPr>
          <w:b/>
          <w:bCs/>
          <w:sz w:val="28"/>
          <w:szCs w:val="28"/>
        </w:rPr>
      </w:pPr>
      <w:r>
        <w:rPr>
          <w:b/>
          <w:bCs/>
          <w:sz w:val="28"/>
          <w:szCs w:val="28"/>
        </w:rPr>
        <w:t>KATEDRA DIDAKTICKÝCH TECHNOLOGIÍ</w:t>
      </w:r>
    </w:p>
    <w:p w:rsidR="0006590A" w:rsidRDefault="0006590A">
      <w:pPr>
        <w:rPr>
          <w:b/>
          <w:bCs/>
        </w:rPr>
      </w:pPr>
    </w:p>
    <w:p w:rsidR="0006590A" w:rsidRDefault="0006590A">
      <w:pPr>
        <w:rPr>
          <w:b/>
          <w:bCs/>
        </w:rPr>
      </w:pPr>
    </w:p>
    <w:p w:rsidR="0006590A" w:rsidRDefault="0006590A">
      <w:pPr>
        <w:rPr>
          <w:b/>
          <w:bCs/>
        </w:rPr>
      </w:pPr>
    </w:p>
    <w:p w:rsidR="0006590A" w:rsidRDefault="0006590A">
      <w:pPr>
        <w:rPr>
          <w:b/>
          <w:bCs/>
        </w:rPr>
      </w:pPr>
    </w:p>
    <w:p w:rsidR="0006590A" w:rsidRDefault="0006590A">
      <w:pPr>
        <w:rPr>
          <w:b/>
          <w:bCs/>
        </w:rPr>
      </w:pPr>
    </w:p>
    <w:p w:rsidR="0006590A" w:rsidRDefault="0006590A">
      <w:pPr>
        <w:rPr>
          <w:b/>
          <w:bCs/>
        </w:rPr>
      </w:pPr>
    </w:p>
    <w:p w:rsidR="0006590A" w:rsidRDefault="0006590A">
      <w:pPr>
        <w:rPr>
          <w:b/>
          <w:bCs/>
        </w:rPr>
      </w:pPr>
    </w:p>
    <w:p w:rsidR="0006590A" w:rsidRDefault="0006590A">
      <w:pPr>
        <w:rPr>
          <w:b/>
          <w:bCs/>
        </w:rPr>
      </w:pPr>
    </w:p>
    <w:p w:rsidR="0006590A" w:rsidRDefault="0006590A">
      <w:pPr>
        <w:rPr>
          <w:b/>
          <w:bCs/>
        </w:rPr>
      </w:pPr>
    </w:p>
    <w:p w:rsidR="0006590A" w:rsidRDefault="0006590A">
      <w:pPr>
        <w:rPr>
          <w:b/>
          <w:bCs/>
        </w:rPr>
      </w:pPr>
    </w:p>
    <w:p w:rsidR="0006590A" w:rsidRDefault="0006590A">
      <w:pPr>
        <w:spacing w:line="360" w:lineRule="auto"/>
        <w:ind w:right="-288"/>
        <w:jc w:val="center"/>
        <w:rPr>
          <w:b/>
          <w:bCs/>
        </w:rPr>
      </w:pPr>
    </w:p>
    <w:p w:rsidR="0006590A" w:rsidRDefault="0006590A">
      <w:pPr>
        <w:spacing w:line="360" w:lineRule="auto"/>
        <w:ind w:right="-288"/>
        <w:jc w:val="center"/>
        <w:rPr>
          <w:b/>
          <w:bCs/>
          <w:caps/>
          <w:sz w:val="32"/>
          <w:szCs w:val="32"/>
        </w:rPr>
      </w:pPr>
    </w:p>
    <w:p w:rsidR="0006590A" w:rsidRDefault="0006590A">
      <w:pPr>
        <w:spacing w:line="360" w:lineRule="auto"/>
        <w:ind w:right="-288"/>
        <w:jc w:val="center"/>
        <w:rPr>
          <w:b/>
          <w:bCs/>
          <w:caps/>
          <w:sz w:val="32"/>
          <w:szCs w:val="32"/>
        </w:rPr>
      </w:pPr>
    </w:p>
    <w:p w:rsidR="0006590A" w:rsidRDefault="0006590A">
      <w:pPr>
        <w:spacing w:line="360" w:lineRule="auto"/>
        <w:ind w:right="-288"/>
        <w:jc w:val="center"/>
        <w:rPr>
          <w:b/>
          <w:bCs/>
          <w:caps/>
          <w:sz w:val="32"/>
          <w:szCs w:val="32"/>
        </w:rPr>
      </w:pPr>
      <w:r>
        <w:rPr>
          <w:b/>
          <w:bCs/>
          <w:caps/>
          <w:sz w:val="32"/>
          <w:szCs w:val="32"/>
        </w:rPr>
        <w:t>Využití počítače ve vyučování</w:t>
      </w:r>
    </w:p>
    <w:p w:rsidR="0006590A" w:rsidRDefault="0006590A">
      <w:pPr>
        <w:spacing w:line="360" w:lineRule="auto"/>
        <w:ind w:right="-288"/>
        <w:jc w:val="center"/>
        <w:rPr>
          <w:b/>
          <w:bCs/>
          <w:sz w:val="28"/>
          <w:szCs w:val="28"/>
        </w:rPr>
      </w:pPr>
    </w:p>
    <w:p w:rsidR="0006590A" w:rsidRDefault="0006590A">
      <w:pPr>
        <w:spacing w:line="360" w:lineRule="auto"/>
        <w:ind w:right="-288"/>
        <w:jc w:val="center"/>
        <w:rPr>
          <w:b/>
          <w:bCs/>
          <w:caps/>
        </w:rPr>
      </w:pPr>
      <w:r>
        <w:rPr>
          <w:b/>
          <w:bCs/>
          <w:caps/>
          <w:sz w:val="28"/>
          <w:szCs w:val="28"/>
        </w:rPr>
        <w:t>Bakalářská práce</w:t>
      </w:r>
    </w:p>
    <w:p w:rsidR="0006590A" w:rsidRDefault="0006590A">
      <w:pPr>
        <w:spacing w:line="360" w:lineRule="auto"/>
        <w:ind w:left="900" w:right="-288" w:firstLine="801"/>
        <w:rPr>
          <w:b/>
          <w:bCs/>
        </w:rPr>
      </w:pPr>
    </w:p>
    <w:p w:rsidR="0006590A" w:rsidRDefault="0006590A">
      <w:pPr>
        <w:spacing w:line="360" w:lineRule="auto"/>
        <w:ind w:left="900" w:right="-288" w:firstLine="801"/>
        <w:rPr>
          <w:b/>
          <w:bCs/>
        </w:rPr>
      </w:pPr>
    </w:p>
    <w:p w:rsidR="0006590A" w:rsidRDefault="0006590A">
      <w:pPr>
        <w:spacing w:line="360" w:lineRule="auto"/>
        <w:ind w:left="900" w:right="-288" w:firstLine="801"/>
        <w:rPr>
          <w:b/>
          <w:bCs/>
        </w:rPr>
      </w:pPr>
    </w:p>
    <w:p w:rsidR="0006590A" w:rsidRDefault="0006590A">
      <w:pPr>
        <w:spacing w:line="360" w:lineRule="auto"/>
        <w:ind w:left="900" w:right="-288" w:firstLine="801"/>
        <w:rPr>
          <w:b/>
          <w:bCs/>
        </w:rPr>
      </w:pPr>
    </w:p>
    <w:p w:rsidR="0006590A" w:rsidRDefault="0006590A">
      <w:pPr>
        <w:spacing w:line="360" w:lineRule="auto"/>
        <w:ind w:left="900" w:right="-288" w:firstLine="801"/>
        <w:rPr>
          <w:b/>
          <w:bCs/>
        </w:rPr>
      </w:pPr>
    </w:p>
    <w:p w:rsidR="0006590A" w:rsidRDefault="0006590A">
      <w:pPr>
        <w:spacing w:line="360" w:lineRule="auto"/>
        <w:ind w:left="900" w:right="-288" w:firstLine="801"/>
        <w:rPr>
          <w:b/>
          <w:bCs/>
        </w:rPr>
      </w:pPr>
    </w:p>
    <w:p w:rsidR="0006590A" w:rsidRDefault="0006590A">
      <w:pPr>
        <w:spacing w:line="360" w:lineRule="auto"/>
        <w:ind w:left="900" w:right="-288" w:firstLine="801"/>
        <w:rPr>
          <w:b/>
          <w:bCs/>
        </w:rPr>
      </w:pPr>
    </w:p>
    <w:p w:rsidR="0006590A" w:rsidRDefault="0006590A">
      <w:pPr>
        <w:spacing w:line="360" w:lineRule="auto"/>
        <w:ind w:left="900" w:right="-288" w:firstLine="801"/>
        <w:rPr>
          <w:b/>
          <w:bCs/>
        </w:rPr>
      </w:pPr>
    </w:p>
    <w:p w:rsidR="0006590A" w:rsidRDefault="0006590A">
      <w:pPr>
        <w:spacing w:line="360" w:lineRule="auto"/>
        <w:ind w:left="900" w:right="-288" w:firstLine="801"/>
        <w:rPr>
          <w:b/>
          <w:bCs/>
        </w:rPr>
      </w:pPr>
    </w:p>
    <w:p w:rsidR="0006590A" w:rsidRDefault="0006590A">
      <w:pPr>
        <w:spacing w:line="360" w:lineRule="auto"/>
        <w:ind w:right="-288"/>
        <w:jc w:val="center"/>
        <w:rPr>
          <w:b/>
          <w:bCs/>
          <w:sz w:val="32"/>
          <w:szCs w:val="32"/>
        </w:rPr>
      </w:pPr>
      <w:r>
        <w:rPr>
          <w:b/>
          <w:bCs/>
          <w:sz w:val="32"/>
          <w:szCs w:val="32"/>
        </w:rPr>
        <w:t>B R N O   2010</w:t>
      </w:r>
    </w:p>
    <w:p w:rsidR="0006590A" w:rsidRDefault="0006590A">
      <w:pPr>
        <w:spacing w:line="360" w:lineRule="auto"/>
        <w:ind w:left="900" w:right="-288" w:firstLine="801"/>
        <w:rPr>
          <w:b/>
          <w:bCs/>
        </w:rPr>
      </w:pPr>
    </w:p>
    <w:p w:rsidR="0006590A" w:rsidRDefault="0006590A">
      <w:pPr>
        <w:spacing w:line="360" w:lineRule="auto"/>
        <w:ind w:left="900" w:right="-288" w:firstLine="801"/>
        <w:rPr>
          <w:b/>
          <w:bCs/>
        </w:rPr>
      </w:pPr>
    </w:p>
    <w:p w:rsidR="0006590A" w:rsidRDefault="0006590A">
      <w:pPr>
        <w:spacing w:line="360" w:lineRule="auto"/>
        <w:ind w:right="-288"/>
        <w:rPr>
          <w:b/>
          <w:bCs/>
        </w:rPr>
      </w:pPr>
      <w:r>
        <w:rPr>
          <w:b/>
          <w:bCs/>
        </w:rPr>
        <w:t>VEDOUCÍ BAKALÁŘSKÉ PRÁCE                                                   VYPRACOVAL</w:t>
      </w:r>
    </w:p>
    <w:p w:rsidR="0006590A" w:rsidRDefault="0006590A">
      <w:pPr>
        <w:spacing w:line="360" w:lineRule="auto"/>
        <w:ind w:right="-288"/>
      </w:pPr>
      <w:r>
        <w:t>Ing. VOJÁČEK Josef, Ph.D.                                                                    ŘIHÁČEK Petr</w:t>
      </w:r>
    </w:p>
    <w:p w:rsidR="0006590A" w:rsidRDefault="0006590A">
      <w:pPr>
        <w:spacing w:line="360" w:lineRule="auto"/>
        <w:ind w:right="-288"/>
      </w:pPr>
    </w:p>
    <w:p w:rsidR="0006590A" w:rsidRDefault="0006590A">
      <w:pPr>
        <w:spacing w:line="360" w:lineRule="auto"/>
        <w:ind w:right="-288"/>
      </w:pPr>
      <w:r>
        <w:br w:type="page"/>
      </w:r>
    </w:p>
    <w:p w:rsidR="0006590A" w:rsidRDefault="0006590A">
      <w:pPr>
        <w:spacing w:line="360" w:lineRule="auto"/>
        <w:ind w:right="-288"/>
      </w:pPr>
    </w:p>
    <w:p w:rsidR="0006590A" w:rsidRDefault="0006590A">
      <w:pPr>
        <w:spacing w:line="360" w:lineRule="auto"/>
        <w:ind w:right="-288"/>
      </w:pPr>
    </w:p>
    <w:p w:rsidR="0006590A" w:rsidRDefault="0006590A">
      <w:pPr>
        <w:spacing w:line="360" w:lineRule="auto"/>
        <w:ind w:right="-288"/>
      </w:pPr>
    </w:p>
    <w:p w:rsidR="0006590A" w:rsidRDefault="0006590A">
      <w:pPr>
        <w:spacing w:line="360" w:lineRule="auto"/>
        <w:ind w:right="-288"/>
      </w:pPr>
    </w:p>
    <w:p w:rsidR="0006590A" w:rsidRDefault="0006590A">
      <w:pPr>
        <w:spacing w:line="360" w:lineRule="auto"/>
        <w:ind w:right="-288"/>
      </w:pPr>
    </w:p>
    <w:p w:rsidR="0006590A" w:rsidRDefault="0006590A">
      <w:pPr>
        <w:spacing w:line="360" w:lineRule="auto"/>
        <w:ind w:right="-288"/>
      </w:pPr>
    </w:p>
    <w:p w:rsidR="0006590A" w:rsidRDefault="0006590A">
      <w:pPr>
        <w:spacing w:line="360" w:lineRule="auto"/>
        <w:ind w:right="-288"/>
      </w:pPr>
    </w:p>
    <w:p w:rsidR="0006590A" w:rsidRDefault="0006590A">
      <w:pPr>
        <w:spacing w:line="360" w:lineRule="auto"/>
        <w:ind w:right="-288"/>
      </w:pPr>
    </w:p>
    <w:p w:rsidR="0006590A" w:rsidRDefault="0006590A">
      <w:pPr>
        <w:spacing w:line="360" w:lineRule="auto"/>
        <w:ind w:right="-288"/>
      </w:pPr>
    </w:p>
    <w:p w:rsidR="0006590A" w:rsidRDefault="0006590A">
      <w:pPr>
        <w:spacing w:line="360" w:lineRule="auto"/>
        <w:ind w:right="-288"/>
      </w:pPr>
    </w:p>
    <w:p w:rsidR="0006590A" w:rsidRDefault="0006590A">
      <w:pPr>
        <w:spacing w:line="360" w:lineRule="auto"/>
        <w:ind w:right="-288"/>
      </w:pPr>
    </w:p>
    <w:p w:rsidR="0006590A" w:rsidRDefault="0006590A">
      <w:pPr>
        <w:spacing w:line="360" w:lineRule="auto"/>
        <w:ind w:right="-288"/>
      </w:pPr>
    </w:p>
    <w:p w:rsidR="0006590A" w:rsidRDefault="0006590A">
      <w:pPr>
        <w:spacing w:line="360" w:lineRule="auto"/>
        <w:ind w:right="-288"/>
      </w:pPr>
    </w:p>
    <w:p w:rsidR="0006590A" w:rsidRDefault="0006590A">
      <w:pPr>
        <w:spacing w:line="360" w:lineRule="auto"/>
        <w:ind w:right="-288"/>
      </w:pPr>
    </w:p>
    <w:p w:rsidR="0006590A" w:rsidRDefault="0006590A">
      <w:pPr>
        <w:spacing w:line="360" w:lineRule="auto"/>
        <w:ind w:right="-288"/>
      </w:pPr>
    </w:p>
    <w:p w:rsidR="0006590A" w:rsidRDefault="0006590A">
      <w:pPr>
        <w:spacing w:line="360" w:lineRule="auto"/>
        <w:ind w:right="-288"/>
      </w:pPr>
    </w:p>
    <w:p w:rsidR="0006590A" w:rsidRDefault="0006590A">
      <w:pPr>
        <w:spacing w:line="360" w:lineRule="auto"/>
        <w:ind w:right="-288"/>
      </w:pPr>
    </w:p>
    <w:p w:rsidR="0006590A" w:rsidRDefault="0006590A">
      <w:pPr>
        <w:spacing w:line="360" w:lineRule="auto"/>
        <w:ind w:right="-288"/>
      </w:pPr>
    </w:p>
    <w:p w:rsidR="0006590A" w:rsidRDefault="0006590A">
      <w:pPr>
        <w:spacing w:line="360" w:lineRule="auto"/>
        <w:ind w:right="-288"/>
      </w:pPr>
    </w:p>
    <w:p w:rsidR="0006590A" w:rsidRDefault="0006590A">
      <w:pPr>
        <w:spacing w:line="360" w:lineRule="auto"/>
        <w:ind w:right="-288"/>
      </w:pPr>
    </w:p>
    <w:p w:rsidR="0006590A" w:rsidRDefault="0006590A">
      <w:pPr>
        <w:spacing w:line="360" w:lineRule="auto"/>
        <w:ind w:right="-288"/>
      </w:pPr>
    </w:p>
    <w:p w:rsidR="0006590A" w:rsidRDefault="0006590A">
      <w:pPr>
        <w:spacing w:line="360" w:lineRule="auto"/>
        <w:ind w:right="-288"/>
      </w:pPr>
    </w:p>
    <w:p w:rsidR="0006590A" w:rsidRDefault="0006590A">
      <w:pPr>
        <w:spacing w:line="360" w:lineRule="auto"/>
        <w:ind w:right="-288"/>
      </w:pPr>
    </w:p>
    <w:p w:rsidR="00467AEB" w:rsidRDefault="00467AEB">
      <w:pPr>
        <w:spacing w:line="360" w:lineRule="auto"/>
        <w:ind w:right="-288"/>
      </w:pPr>
    </w:p>
    <w:p w:rsidR="0006590A" w:rsidRDefault="0006590A">
      <w:pPr>
        <w:rPr>
          <w:b/>
          <w:bCs/>
          <w:u w:val="single"/>
        </w:rPr>
      </w:pPr>
      <w:r>
        <w:rPr>
          <w:b/>
          <w:bCs/>
          <w:u w:val="single"/>
        </w:rPr>
        <w:t>ČESTNÉ PROHLÁŠENÍ:</w:t>
      </w:r>
    </w:p>
    <w:p w:rsidR="0006590A" w:rsidRDefault="0006590A"/>
    <w:p w:rsidR="00C534B3" w:rsidRPr="00C534B3" w:rsidRDefault="00C534B3" w:rsidP="006E1CE4">
      <w:pPr>
        <w:keepNext w:val="0"/>
        <w:autoSpaceDE w:val="0"/>
        <w:autoSpaceDN w:val="0"/>
        <w:adjustRightInd w:val="0"/>
        <w:spacing w:line="240" w:lineRule="auto"/>
        <w:jc w:val="left"/>
      </w:pPr>
      <w:r w:rsidRPr="00C534B3">
        <w:t>Prohlašuji, že jsem</w:t>
      </w:r>
      <w:r w:rsidR="006E1CE4">
        <w:t xml:space="preserve"> </w:t>
      </w:r>
      <w:r w:rsidRPr="00C534B3">
        <w:t>bakalářskou prá</w:t>
      </w:r>
      <w:r w:rsidR="006E1CE4">
        <w:t>ci vypracoval</w:t>
      </w:r>
      <w:r w:rsidRPr="00C534B3">
        <w:t xml:space="preserve"> samostatně,</w:t>
      </w:r>
      <w:r w:rsidR="006E1CE4">
        <w:t xml:space="preserve"> </w:t>
      </w:r>
      <w:r w:rsidRPr="00C534B3">
        <w:t>s využitím pouze citovaných literárních pramenů, dalších informací a zdrojů v</w:t>
      </w:r>
      <w:r w:rsidR="006E1CE4">
        <w:t> </w:t>
      </w:r>
      <w:r w:rsidRPr="00C534B3">
        <w:t>souladu</w:t>
      </w:r>
      <w:r w:rsidR="006E1CE4">
        <w:t xml:space="preserve"> </w:t>
      </w:r>
      <w:r w:rsidRPr="00C534B3">
        <w:t>s Disciplinárním řádem pro studenty Pedagogické fakulty Masarykovy univerzity a se zákonem</w:t>
      </w:r>
      <w:r w:rsidR="006E1CE4">
        <w:t xml:space="preserve"> </w:t>
      </w:r>
      <w:r w:rsidRPr="00C534B3">
        <w:t>č. 121/2000 Sb., o právu autorském, o právech souvisejících s právem autorským a o změně</w:t>
      </w:r>
      <w:r w:rsidR="006E1CE4">
        <w:t xml:space="preserve"> </w:t>
      </w:r>
      <w:r w:rsidRPr="00C534B3">
        <w:t>některých zákonů (autorský zákon), ve znění pozdějších předpisů.</w:t>
      </w:r>
    </w:p>
    <w:p w:rsidR="0006590A" w:rsidRDefault="0006590A">
      <w:pPr>
        <w:rPr>
          <w:sz w:val="28"/>
          <w:szCs w:val="28"/>
        </w:rPr>
      </w:pPr>
    </w:p>
    <w:p w:rsidR="00467AEB" w:rsidRDefault="00254FD9">
      <w:pPr>
        <w:rPr>
          <w:sz w:val="28"/>
          <w:szCs w:val="28"/>
        </w:rPr>
      </w:pPr>
      <w:r>
        <w:rPr>
          <w:noProof/>
        </w:rPr>
        <w:drawing>
          <wp:anchor distT="0" distB="0" distL="114300" distR="114300" simplePos="0" relativeHeight="251676672" behindDoc="1" locked="0" layoutInCell="1" allowOverlap="1">
            <wp:simplePos x="0" y="0"/>
            <wp:positionH relativeFrom="column">
              <wp:posOffset>3429000</wp:posOffset>
            </wp:positionH>
            <wp:positionV relativeFrom="paragraph">
              <wp:posOffset>146685</wp:posOffset>
            </wp:positionV>
            <wp:extent cx="1666875" cy="466725"/>
            <wp:effectExtent l="19050" t="0" r="9525" b="0"/>
            <wp:wrapTight wrapText="bothSides">
              <wp:wrapPolygon edited="0">
                <wp:start x="-247" y="0"/>
                <wp:lineTo x="-247" y="21159"/>
                <wp:lineTo x="21723" y="21159"/>
                <wp:lineTo x="21723" y="0"/>
                <wp:lineTo x="-247" y="0"/>
              </wp:wrapPolygon>
            </wp:wrapTight>
            <wp:docPr id="285" name="obrázek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7" cstate="print"/>
                    <a:srcRect/>
                    <a:stretch>
                      <a:fillRect/>
                    </a:stretch>
                  </pic:blipFill>
                  <pic:spPr bwMode="auto">
                    <a:xfrm>
                      <a:off x="0" y="0"/>
                      <a:ext cx="1666875" cy="466725"/>
                    </a:xfrm>
                    <a:prstGeom prst="rect">
                      <a:avLst/>
                    </a:prstGeom>
                    <a:noFill/>
                    <a:ln w="9525">
                      <a:noFill/>
                      <a:miter lim="800000"/>
                      <a:headEnd/>
                      <a:tailEnd/>
                    </a:ln>
                  </pic:spPr>
                </pic:pic>
              </a:graphicData>
            </a:graphic>
          </wp:anchor>
        </w:drawing>
      </w:r>
    </w:p>
    <w:p w:rsidR="00467AEB" w:rsidRDefault="00467AEB">
      <w:pPr>
        <w:rPr>
          <w:sz w:val="28"/>
          <w:szCs w:val="28"/>
        </w:rPr>
      </w:pPr>
    </w:p>
    <w:p w:rsidR="00467AEB" w:rsidRDefault="0006590A">
      <w:pPr>
        <w:rPr>
          <w:sz w:val="28"/>
          <w:szCs w:val="28"/>
        </w:rPr>
      </w:pPr>
      <w:r>
        <w:rPr>
          <w:sz w:val="28"/>
          <w:szCs w:val="28"/>
        </w:rPr>
        <w:t xml:space="preserve">                                           </w:t>
      </w:r>
      <w:r>
        <w:rPr>
          <w:sz w:val="28"/>
          <w:szCs w:val="28"/>
        </w:rPr>
        <w:tab/>
      </w:r>
      <w:r>
        <w:rPr>
          <w:sz w:val="28"/>
          <w:szCs w:val="28"/>
        </w:rPr>
        <w:tab/>
      </w:r>
      <w:r>
        <w:rPr>
          <w:sz w:val="28"/>
          <w:szCs w:val="28"/>
        </w:rPr>
        <w:tab/>
        <w:t xml:space="preserve">      </w:t>
      </w:r>
      <w:r w:rsidR="00467AEB">
        <w:rPr>
          <w:sz w:val="28"/>
          <w:szCs w:val="28"/>
        </w:rPr>
        <w:t xml:space="preserve">    </w:t>
      </w:r>
    </w:p>
    <w:p w:rsidR="0006590A" w:rsidRDefault="00467AEB">
      <w:pPr>
        <w:rPr>
          <w:sz w:val="28"/>
          <w:szCs w:val="28"/>
        </w:rPr>
      </w:pPr>
      <w:r>
        <w:rPr>
          <w:sz w:val="28"/>
          <w:szCs w:val="28"/>
        </w:rPr>
        <w:t xml:space="preserve">                                                                        </w:t>
      </w:r>
      <w:r w:rsidR="0006590A">
        <w:rPr>
          <w:sz w:val="28"/>
          <w:szCs w:val="28"/>
        </w:rPr>
        <w:t>…………………………………</w:t>
      </w:r>
    </w:p>
    <w:p w:rsidR="0006590A" w:rsidRDefault="0006590A"/>
    <w:p w:rsidR="0006590A" w:rsidRDefault="0006590A">
      <w:pPr>
        <w:spacing w:line="360" w:lineRule="auto"/>
        <w:ind w:right="-288"/>
      </w:pPr>
      <w:r>
        <w:br w:type="page"/>
      </w:r>
    </w:p>
    <w:p w:rsidR="0006590A" w:rsidRDefault="0006590A">
      <w:pPr>
        <w:spacing w:line="360" w:lineRule="auto"/>
        <w:ind w:right="-288"/>
      </w:pPr>
    </w:p>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r>
        <w:t xml:space="preserve">Děkuji panu Ing. VOJÁČKOVI Josefovi, Ph.D. za metodickou pomoc, </w:t>
      </w:r>
    </w:p>
    <w:p w:rsidR="0006590A" w:rsidRDefault="0006590A">
      <w:r>
        <w:t>cenné rady a připomínky, které mi poskytl při zpracování této bakalá</w:t>
      </w:r>
      <w:r>
        <w:t>ř</w:t>
      </w:r>
      <w:r>
        <w:t>ské práce.</w:t>
      </w:r>
    </w:p>
    <w:p w:rsidR="0006590A" w:rsidRDefault="0006590A"/>
    <w:p w:rsidR="0006590A" w:rsidRDefault="00254FD9">
      <w:pPr>
        <w:jc w:val="right"/>
      </w:pPr>
      <w:r>
        <w:rPr>
          <w:noProof/>
        </w:rPr>
        <w:drawing>
          <wp:anchor distT="0" distB="0" distL="114300" distR="114300" simplePos="0" relativeHeight="251677696" behindDoc="1" locked="0" layoutInCell="1" allowOverlap="1">
            <wp:simplePos x="0" y="0"/>
            <wp:positionH relativeFrom="column">
              <wp:posOffset>3314700</wp:posOffset>
            </wp:positionH>
            <wp:positionV relativeFrom="paragraph">
              <wp:posOffset>635</wp:posOffset>
            </wp:positionV>
            <wp:extent cx="1600200" cy="448310"/>
            <wp:effectExtent l="19050" t="0" r="0" b="0"/>
            <wp:wrapTight wrapText="bothSides">
              <wp:wrapPolygon edited="0">
                <wp:start x="-257" y="0"/>
                <wp:lineTo x="-257" y="21110"/>
                <wp:lineTo x="21600" y="21110"/>
                <wp:lineTo x="21600" y="0"/>
                <wp:lineTo x="-257" y="0"/>
              </wp:wrapPolygon>
            </wp:wrapTight>
            <wp:docPr id="286" name="obrázek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7" cstate="print"/>
                    <a:srcRect/>
                    <a:stretch>
                      <a:fillRect/>
                    </a:stretch>
                  </pic:blipFill>
                  <pic:spPr bwMode="auto">
                    <a:xfrm>
                      <a:off x="0" y="0"/>
                      <a:ext cx="1600200" cy="448310"/>
                    </a:xfrm>
                    <a:prstGeom prst="rect">
                      <a:avLst/>
                    </a:prstGeom>
                    <a:noFill/>
                    <a:ln w="9525">
                      <a:noFill/>
                      <a:miter lim="800000"/>
                      <a:headEnd/>
                      <a:tailEnd/>
                    </a:ln>
                  </pic:spPr>
                </pic:pic>
              </a:graphicData>
            </a:graphic>
          </wp:anchor>
        </w:drawing>
      </w:r>
    </w:p>
    <w:p w:rsidR="00467AEB" w:rsidRDefault="00467AEB" w:rsidP="00467AEB">
      <w:pPr>
        <w:jc w:val="right"/>
      </w:pPr>
    </w:p>
    <w:p w:rsidR="00467AEB" w:rsidRDefault="00467AEB" w:rsidP="00467AEB">
      <w:pPr>
        <w:jc w:val="left"/>
      </w:pPr>
      <w:r>
        <w:t xml:space="preserve">                           </w:t>
      </w:r>
    </w:p>
    <w:p w:rsidR="0006590A" w:rsidRDefault="00467AEB" w:rsidP="00467AEB">
      <w:pPr>
        <w:jc w:val="left"/>
      </w:pPr>
      <w:r>
        <w:t xml:space="preserve">                                                                                  </w:t>
      </w:r>
      <w:r w:rsidR="0006590A">
        <w:t>………………………………………</w:t>
      </w:r>
    </w:p>
    <w:p w:rsidR="0006590A" w:rsidRDefault="0006590A">
      <w:pPr>
        <w:pStyle w:val="Nadpis1"/>
      </w:pPr>
      <w:r>
        <w:br w:type="page"/>
      </w:r>
      <w:bookmarkStart w:id="0" w:name="_Obsah:"/>
      <w:bookmarkEnd w:id="0"/>
      <w:r>
        <w:rPr>
          <w:shd w:val="clear" w:color="auto" w:fill="D9D9D9"/>
        </w:rPr>
        <w:lastRenderedPageBreak/>
        <w:t>Obsah:</w:t>
      </w:r>
    </w:p>
    <w:bookmarkStart w:id="1" w:name="_Úvod_5"/>
    <w:bookmarkStart w:id="2" w:name="_Úvod"/>
    <w:bookmarkEnd w:id="1"/>
    <w:bookmarkEnd w:id="2"/>
    <w:p w:rsidR="0006590A" w:rsidRDefault="0006590A">
      <w:pPr>
        <w:pStyle w:val="Nadpis2"/>
        <w:tabs>
          <w:tab w:val="right" w:leader="dot" w:pos="8789"/>
        </w:tabs>
        <w:rPr>
          <w:b w:val="0"/>
          <w:bCs w:val="0"/>
        </w:rPr>
      </w:pPr>
      <w:r>
        <w:rPr>
          <w:shd w:val="clear" w:color="auto" w:fill="D9D9D9"/>
        </w:rPr>
        <w:fldChar w:fldCharType="begin"/>
      </w:r>
      <w:r>
        <w:rPr>
          <w:shd w:val="clear" w:color="auto" w:fill="D9D9D9"/>
        </w:rPr>
        <w:instrText>HYPERLINK  \l "_Úvod_1"</w:instrText>
      </w:r>
      <w:r>
        <w:rPr>
          <w:shd w:val="clear" w:color="auto" w:fill="D9D9D9"/>
        </w:rPr>
      </w:r>
      <w:r>
        <w:rPr>
          <w:shd w:val="clear" w:color="auto" w:fill="D9D9D9"/>
        </w:rPr>
        <w:fldChar w:fldCharType="separate"/>
      </w:r>
      <w:r>
        <w:rPr>
          <w:rStyle w:val="Hypertextovodkaz"/>
          <w:color w:val="auto"/>
          <w:u w:val="none"/>
          <w:shd w:val="clear" w:color="auto" w:fill="D9D9D9"/>
        </w:rPr>
        <w:t>Ú</w:t>
      </w:r>
      <w:r>
        <w:rPr>
          <w:rStyle w:val="Hypertextovodkaz"/>
          <w:color w:val="auto"/>
          <w:u w:val="none"/>
          <w:shd w:val="clear" w:color="auto" w:fill="D9D9D9"/>
        </w:rPr>
        <w:t>v</w:t>
      </w:r>
      <w:r>
        <w:rPr>
          <w:rStyle w:val="Hypertextovodkaz"/>
          <w:color w:val="auto"/>
          <w:u w:val="none"/>
          <w:shd w:val="clear" w:color="auto" w:fill="D9D9D9"/>
        </w:rPr>
        <w:t>o</w:t>
      </w:r>
      <w:r>
        <w:rPr>
          <w:rStyle w:val="Hypertextovodkaz"/>
          <w:color w:val="auto"/>
          <w:u w:val="none"/>
          <w:shd w:val="clear" w:color="auto" w:fill="D9D9D9"/>
        </w:rPr>
        <w:t>d</w:t>
      </w:r>
      <w:r>
        <w:rPr>
          <w:shd w:val="clear" w:color="auto" w:fill="D9D9D9"/>
        </w:rPr>
        <w:fldChar w:fldCharType="end"/>
      </w:r>
      <w:r>
        <w:rPr>
          <w:b w:val="0"/>
          <w:bCs w:val="0"/>
          <w:shd w:val="clear" w:color="auto" w:fill="D9D9D9"/>
        </w:rPr>
        <w:tab/>
        <w:t>5</w:t>
      </w:r>
    </w:p>
    <w:bookmarkStart w:id="3" w:name="_I._Teoreticko-_metodologická_část"/>
    <w:bookmarkEnd w:id="3"/>
    <w:p w:rsidR="0006590A" w:rsidRDefault="0006590A">
      <w:pPr>
        <w:pStyle w:val="Nadpis2"/>
        <w:tabs>
          <w:tab w:val="right" w:leader="dot" w:pos="8789"/>
        </w:tabs>
      </w:pPr>
      <w:r>
        <w:rPr>
          <w:shd w:val="clear" w:color="auto" w:fill="D9D9D9"/>
        </w:rPr>
        <w:fldChar w:fldCharType="begin"/>
      </w:r>
      <w:r>
        <w:rPr>
          <w:shd w:val="clear" w:color="auto" w:fill="D9D9D9"/>
        </w:rPr>
        <w:instrText>HYPERLINK  \l "_I._Teoreticko-_metodologická_část_1"</w:instrText>
      </w:r>
      <w:r>
        <w:rPr>
          <w:shd w:val="clear" w:color="auto" w:fill="D9D9D9"/>
        </w:rPr>
      </w:r>
      <w:r>
        <w:rPr>
          <w:shd w:val="clear" w:color="auto" w:fill="D9D9D9"/>
        </w:rPr>
        <w:fldChar w:fldCharType="separate"/>
      </w:r>
      <w:r>
        <w:rPr>
          <w:rStyle w:val="Hypertextovodkaz"/>
          <w:color w:val="auto"/>
          <w:u w:val="none"/>
          <w:shd w:val="clear" w:color="auto" w:fill="D9D9D9"/>
        </w:rPr>
        <w:t>I. Teoreticko -  metodologická část</w:t>
      </w:r>
      <w:r>
        <w:rPr>
          <w:shd w:val="clear" w:color="auto" w:fill="D9D9D9"/>
        </w:rPr>
        <w:fldChar w:fldCharType="end"/>
      </w:r>
      <w:r>
        <w:rPr>
          <w:b w:val="0"/>
          <w:bCs w:val="0"/>
          <w:shd w:val="clear" w:color="auto" w:fill="D9D9D9"/>
        </w:rPr>
        <w:tab/>
        <w:t>8</w:t>
      </w:r>
    </w:p>
    <w:p w:rsidR="0006590A" w:rsidRDefault="0006590A" w:rsidP="00803C00">
      <w:pPr>
        <w:pStyle w:val="Nadpis2"/>
        <w:numPr>
          <w:ilvl w:val="0"/>
          <w:numId w:val="4"/>
        </w:numPr>
        <w:tabs>
          <w:tab w:val="right" w:leader="dot" w:pos="8789"/>
        </w:tabs>
      </w:pPr>
      <w:hyperlink w:anchor="_1._Vyučovací_proces_jako systém" w:history="1">
        <w:r>
          <w:rPr>
            <w:rStyle w:val="Hypertextovodkaz"/>
            <w:color w:val="auto"/>
            <w:u w:val="none"/>
            <w:shd w:val="clear" w:color="auto" w:fill="D9D9D9"/>
          </w:rPr>
          <w:t>Vyučovací proces jako sy</w:t>
        </w:r>
        <w:r>
          <w:rPr>
            <w:rStyle w:val="Hypertextovodkaz"/>
            <w:color w:val="auto"/>
            <w:u w:val="none"/>
            <w:shd w:val="clear" w:color="auto" w:fill="D9D9D9"/>
          </w:rPr>
          <w:t>s</w:t>
        </w:r>
        <w:r>
          <w:rPr>
            <w:rStyle w:val="Hypertextovodkaz"/>
            <w:color w:val="auto"/>
            <w:u w:val="none"/>
            <w:shd w:val="clear" w:color="auto" w:fill="D9D9D9"/>
          </w:rPr>
          <w:t>tém</w:t>
        </w:r>
      </w:hyperlink>
      <w:r>
        <w:rPr>
          <w:b w:val="0"/>
          <w:bCs w:val="0"/>
          <w:shd w:val="clear" w:color="auto" w:fill="D9D9D9"/>
        </w:rPr>
        <w:tab/>
        <w:t>8</w:t>
      </w:r>
    </w:p>
    <w:p w:rsidR="0006590A" w:rsidRDefault="0006590A" w:rsidP="00803C00">
      <w:pPr>
        <w:numPr>
          <w:ilvl w:val="1"/>
          <w:numId w:val="1"/>
        </w:numPr>
        <w:tabs>
          <w:tab w:val="left" w:pos="680"/>
          <w:tab w:val="right" w:leader="dot" w:pos="8789"/>
        </w:tabs>
        <w:rPr>
          <w:shd w:val="clear" w:color="auto" w:fill="D9D9D9"/>
        </w:rPr>
      </w:pPr>
      <w:hyperlink w:anchor="_1.1_Osvojování_vědomostí_a pracovní" w:history="1">
        <w:r>
          <w:rPr>
            <w:rStyle w:val="Hypertextovodkaz"/>
            <w:color w:val="auto"/>
            <w:u w:val="none"/>
            <w:shd w:val="clear" w:color="auto" w:fill="D9D9D9"/>
          </w:rPr>
          <w:t>Osvoj</w:t>
        </w:r>
        <w:r>
          <w:rPr>
            <w:rStyle w:val="Hypertextovodkaz"/>
            <w:color w:val="auto"/>
            <w:u w:val="none"/>
            <w:shd w:val="clear" w:color="auto" w:fill="D9D9D9"/>
          </w:rPr>
          <w:t>o</w:t>
        </w:r>
        <w:r>
          <w:rPr>
            <w:rStyle w:val="Hypertextovodkaz"/>
            <w:color w:val="auto"/>
            <w:u w:val="none"/>
            <w:shd w:val="clear" w:color="auto" w:fill="D9D9D9"/>
          </w:rPr>
          <w:t>vání vědomostí a pracovních dovedností</w:t>
        </w:r>
      </w:hyperlink>
      <w:r>
        <w:rPr>
          <w:shd w:val="clear" w:color="auto" w:fill="D9D9D9"/>
        </w:rPr>
        <w:tab/>
      </w:r>
      <w:r>
        <w:rPr>
          <w:sz w:val="28"/>
          <w:szCs w:val="28"/>
          <w:shd w:val="clear" w:color="auto" w:fill="D9D9D9"/>
        </w:rPr>
        <w:t>9</w:t>
      </w:r>
    </w:p>
    <w:p w:rsidR="0006590A" w:rsidRDefault="0006590A" w:rsidP="00803C00">
      <w:pPr>
        <w:numPr>
          <w:ilvl w:val="1"/>
          <w:numId w:val="1"/>
        </w:numPr>
        <w:tabs>
          <w:tab w:val="left" w:pos="680"/>
          <w:tab w:val="right" w:leader="dot" w:pos="8789"/>
        </w:tabs>
      </w:pPr>
      <w:hyperlink w:anchor="_1.2._Průběh_a_fáze didaktického pro" w:history="1">
        <w:r>
          <w:rPr>
            <w:rStyle w:val="Hypertextovodkaz"/>
            <w:color w:val="auto"/>
            <w:u w:val="none"/>
            <w:shd w:val="clear" w:color="auto" w:fill="D9D9D9"/>
          </w:rPr>
          <w:t>Průběh, fáze a znaky didaktického procesu</w:t>
        </w:r>
      </w:hyperlink>
      <w:r>
        <w:rPr>
          <w:shd w:val="clear" w:color="auto" w:fill="D9D9D9"/>
        </w:rPr>
        <w:tab/>
      </w:r>
      <w:r>
        <w:rPr>
          <w:sz w:val="28"/>
          <w:szCs w:val="28"/>
          <w:shd w:val="clear" w:color="auto" w:fill="D9D9D9"/>
        </w:rPr>
        <w:t>11</w:t>
      </w:r>
    </w:p>
    <w:p w:rsidR="0006590A" w:rsidRDefault="0006590A" w:rsidP="00803C00">
      <w:pPr>
        <w:numPr>
          <w:ilvl w:val="1"/>
          <w:numId w:val="1"/>
        </w:numPr>
        <w:tabs>
          <w:tab w:val="left" w:pos="680"/>
          <w:tab w:val="right" w:leader="dot" w:pos="8789"/>
        </w:tabs>
      </w:pPr>
      <w:hyperlink w:anchor="_1.3._Principy_vyučování_a jejich re" w:history="1">
        <w:r>
          <w:rPr>
            <w:rStyle w:val="Hypertextovodkaz"/>
            <w:color w:val="auto"/>
            <w:u w:val="none"/>
            <w:shd w:val="clear" w:color="auto" w:fill="D9D9D9"/>
          </w:rPr>
          <w:t>Principy vyučování a jejich respektování při používání výpočetní techniky</w:t>
        </w:r>
      </w:hyperlink>
      <w:r>
        <w:rPr>
          <w:shd w:val="clear" w:color="auto" w:fill="D9D9D9"/>
        </w:rPr>
        <w:tab/>
      </w:r>
      <w:r>
        <w:rPr>
          <w:sz w:val="28"/>
          <w:szCs w:val="28"/>
          <w:shd w:val="clear" w:color="auto" w:fill="D9D9D9"/>
        </w:rPr>
        <w:t>15</w:t>
      </w:r>
    </w:p>
    <w:p w:rsidR="0006590A" w:rsidRDefault="0006590A" w:rsidP="00803C00">
      <w:pPr>
        <w:numPr>
          <w:ilvl w:val="1"/>
          <w:numId w:val="1"/>
        </w:numPr>
        <w:tabs>
          <w:tab w:val="left" w:pos="680"/>
          <w:tab w:val="right" w:leader="dot" w:pos="8789"/>
        </w:tabs>
      </w:pPr>
      <w:hyperlink w:anchor="_1.4__Princip_názornosti- základní p" w:history="1">
        <w:r>
          <w:rPr>
            <w:rStyle w:val="Hypertextovodkaz"/>
            <w:color w:val="auto"/>
            <w:u w:val="none"/>
            <w:shd w:val="clear" w:color="auto" w:fill="D9D9D9"/>
          </w:rPr>
          <w:t>Princip názornosti -  základní princip spjatý s používání didaktických prostředků</w:t>
        </w:r>
      </w:hyperlink>
      <w:r>
        <w:rPr>
          <w:shd w:val="clear" w:color="auto" w:fill="D9D9D9"/>
        </w:rPr>
        <w:tab/>
      </w:r>
      <w:r>
        <w:rPr>
          <w:sz w:val="28"/>
          <w:szCs w:val="28"/>
          <w:shd w:val="clear" w:color="auto" w:fill="D9D9D9"/>
        </w:rPr>
        <w:t>19</w:t>
      </w:r>
    </w:p>
    <w:p w:rsidR="0006590A" w:rsidRDefault="0006590A" w:rsidP="00803C00">
      <w:pPr>
        <w:pStyle w:val="Nadpis2"/>
        <w:numPr>
          <w:ilvl w:val="0"/>
          <w:numId w:val="4"/>
        </w:numPr>
        <w:tabs>
          <w:tab w:val="right" w:leader="dot" w:pos="8789"/>
        </w:tabs>
      </w:pPr>
      <w:r>
        <w:t xml:space="preserve"> </w:t>
      </w:r>
      <w:hyperlink w:anchor="_2._Didaktické_prostředky_v systému " w:history="1">
        <w:r>
          <w:rPr>
            <w:rStyle w:val="Hypertextovodkaz"/>
            <w:color w:val="auto"/>
            <w:u w:val="none"/>
            <w:shd w:val="clear" w:color="auto" w:fill="D9D9D9"/>
          </w:rPr>
          <w:t>Didaktické prostředky v systému výuky</w:t>
        </w:r>
      </w:hyperlink>
      <w:r>
        <w:rPr>
          <w:b w:val="0"/>
          <w:bCs w:val="0"/>
          <w:shd w:val="clear" w:color="auto" w:fill="D9D9D9"/>
        </w:rPr>
        <w:tab/>
        <w:t>24</w:t>
      </w:r>
    </w:p>
    <w:p w:rsidR="0006590A" w:rsidRDefault="0006590A" w:rsidP="00803C00">
      <w:pPr>
        <w:numPr>
          <w:ilvl w:val="1"/>
          <w:numId w:val="2"/>
        </w:numPr>
        <w:tabs>
          <w:tab w:val="left" w:pos="680"/>
          <w:tab w:val="right" w:leader="dot" w:pos="8789"/>
        </w:tabs>
      </w:pPr>
      <w:hyperlink w:anchor="_2.1_Materiální_didaktické_prostředk" w:history="1">
        <w:r>
          <w:rPr>
            <w:rStyle w:val="Hypertextovodkaz"/>
            <w:color w:val="auto"/>
            <w:u w:val="none"/>
            <w:shd w:val="clear" w:color="auto" w:fill="D9D9D9"/>
          </w:rPr>
          <w:t>Materiální didaktické prostředky, jejich rozdělení a vztahy</w:t>
        </w:r>
      </w:hyperlink>
      <w:r>
        <w:rPr>
          <w:shd w:val="clear" w:color="auto" w:fill="D9D9D9"/>
        </w:rPr>
        <w:tab/>
      </w:r>
      <w:r>
        <w:rPr>
          <w:sz w:val="28"/>
          <w:szCs w:val="28"/>
          <w:shd w:val="clear" w:color="auto" w:fill="D9D9D9"/>
        </w:rPr>
        <w:t>24</w:t>
      </w:r>
    </w:p>
    <w:p w:rsidR="0006590A" w:rsidRDefault="0006590A" w:rsidP="00803C00">
      <w:pPr>
        <w:numPr>
          <w:ilvl w:val="1"/>
          <w:numId w:val="2"/>
        </w:numPr>
        <w:tabs>
          <w:tab w:val="left" w:pos="680"/>
          <w:tab w:val="right" w:leader="dot" w:pos="8789"/>
        </w:tabs>
      </w:pPr>
      <w:hyperlink w:anchor="_2.2__Vybrané_moderní didaktické tec" w:history="1">
        <w:r>
          <w:rPr>
            <w:rStyle w:val="Hypertextovodkaz"/>
            <w:color w:val="auto"/>
            <w:u w:val="none"/>
            <w:shd w:val="clear" w:color="auto" w:fill="D9D9D9"/>
          </w:rPr>
          <w:t>Vybrané moderní didaktické technické prostředky a didaktické náplně</w:t>
        </w:r>
      </w:hyperlink>
      <w:r>
        <w:rPr>
          <w:shd w:val="clear" w:color="auto" w:fill="D9D9D9"/>
        </w:rPr>
        <w:tab/>
      </w:r>
      <w:r>
        <w:rPr>
          <w:sz w:val="28"/>
          <w:szCs w:val="28"/>
          <w:shd w:val="clear" w:color="auto" w:fill="D9D9D9"/>
        </w:rPr>
        <w:t>27</w:t>
      </w:r>
    </w:p>
    <w:p w:rsidR="0006590A" w:rsidRDefault="0006590A" w:rsidP="00803C00">
      <w:pPr>
        <w:numPr>
          <w:ilvl w:val="1"/>
          <w:numId w:val="2"/>
        </w:numPr>
        <w:tabs>
          <w:tab w:val="left" w:pos="680"/>
          <w:tab w:val="right" w:leader="dot" w:pos="8789"/>
        </w:tabs>
      </w:pPr>
      <w:hyperlink w:anchor="_2.3__Negativní_vlivy počítačů na žá" w:history="1">
        <w:r>
          <w:rPr>
            <w:rStyle w:val="Hypertextovodkaz"/>
            <w:color w:val="auto"/>
            <w:u w:val="none"/>
            <w:shd w:val="clear" w:color="auto" w:fill="D9D9D9"/>
          </w:rPr>
          <w:t>Negativní vlivy počíta</w:t>
        </w:r>
        <w:r>
          <w:rPr>
            <w:rStyle w:val="Hypertextovodkaz"/>
            <w:color w:val="auto"/>
            <w:u w:val="none"/>
            <w:shd w:val="clear" w:color="auto" w:fill="D9D9D9"/>
          </w:rPr>
          <w:t>č</w:t>
        </w:r>
        <w:r>
          <w:rPr>
            <w:rStyle w:val="Hypertextovodkaz"/>
            <w:color w:val="auto"/>
            <w:u w:val="none"/>
            <w:shd w:val="clear" w:color="auto" w:fill="D9D9D9"/>
          </w:rPr>
          <w:t>ů na žáka</w:t>
        </w:r>
      </w:hyperlink>
      <w:r>
        <w:rPr>
          <w:shd w:val="clear" w:color="auto" w:fill="D9D9D9"/>
        </w:rPr>
        <w:tab/>
      </w:r>
      <w:r>
        <w:rPr>
          <w:sz w:val="28"/>
          <w:szCs w:val="28"/>
          <w:shd w:val="clear" w:color="auto" w:fill="D9D9D9"/>
        </w:rPr>
        <w:t>33</w:t>
      </w:r>
    </w:p>
    <w:p w:rsidR="0006590A" w:rsidRDefault="0006590A">
      <w:pPr>
        <w:pStyle w:val="Nadpis2"/>
        <w:tabs>
          <w:tab w:val="right" w:leader="dot" w:pos="8789"/>
        </w:tabs>
      </w:pPr>
      <w:r>
        <w:t xml:space="preserve">II. </w:t>
      </w:r>
      <w:hyperlink w:anchor="_II._Analytická_aplikační_část" w:history="1">
        <w:r>
          <w:rPr>
            <w:rStyle w:val="Hypertextovodkaz"/>
            <w:color w:val="auto"/>
            <w:u w:val="none"/>
            <w:shd w:val="clear" w:color="auto" w:fill="D9D9D9"/>
          </w:rPr>
          <w:t>Analytická aplikační část</w:t>
        </w:r>
      </w:hyperlink>
      <w:r>
        <w:rPr>
          <w:b w:val="0"/>
          <w:bCs w:val="0"/>
          <w:shd w:val="clear" w:color="auto" w:fill="D9D9D9"/>
        </w:rPr>
        <w:tab/>
        <w:t>37</w:t>
      </w:r>
    </w:p>
    <w:p w:rsidR="0006590A" w:rsidRDefault="0006590A" w:rsidP="00803C00">
      <w:pPr>
        <w:pStyle w:val="Nadpis2"/>
        <w:numPr>
          <w:ilvl w:val="0"/>
          <w:numId w:val="4"/>
        </w:numPr>
        <w:tabs>
          <w:tab w:val="right" w:leader="dot" w:pos="8789"/>
          <w:tab w:val="right" w:pos="8820"/>
        </w:tabs>
        <w:jc w:val="left"/>
        <w:rPr>
          <w:b w:val="0"/>
          <w:bCs w:val="0"/>
        </w:rPr>
      </w:pPr>
      <w:hyperlink w:anchor="_3._Zpracování_učebních_dokumentů a " w:history="1">
        <w:r>
          <w:rPr>
            <w:rStyle w:val="Hypertextovodkaz"/>
            <w:color w:val="auto"/>
            <w:u w:val="none"/>
            <w:shd w:val="clear" w:color="auto" w:fill="D9D9D9"/>
          </w:rPr>
          <w:t>Zpracování učebních d</w:t>
        </w:r>
        <w:r>
          <w:rPr>
            <w:rStyle w:val="Hypertextovodkaz"/>
            <w:color w:val="auto"/>
            <w:u w:val="none"/>
            <w:shd w:val="clear" w:color="auto" w:fill="D9D9D9"/>
          </w:rPr>
          <w:t>o</w:t>
        </w:r>
        <w:r>
          <w:rPr>
            <w:rStyle w:val="Hypertextovodkaz"/>
            <w:color w:val="auto"/>
            <w:u w:val="none"/>
            <w:shd w:val="clear" w:color="auto" w:fill="D9D9D9"/>
          </w:rPr>
          <w:t>kumentů a příklady využití multimédií         v odborných předmětech I</w:t>
        </w:r>
        <w:r>
          <w:rPr>
            <w:rStyle w:val="Hypertextovodkaz"/>
            <w:color w:val="auto"/>
            <w:u w:val="none"/>
            <w:shd w:val="clear" w:color="auto" w:fill="D9D9D9"/>
          </w:rPr>
          <w:t>n</w:t>
        </w:r>
        <w:r>
          <w:rPr>
            <w:rStyle w:val="Hypertextovodkaz"/>
            <w:color w:val="auto"/>
            <w:u w:val="none"/>
            <w:shd w:val="clear" w:color="auto" w:fill="D9D9D9"/>
          </w:rPr>
          <w:t>formační a komunikační technologie                       a Chemie</w:t>
        </w:r>
      </w:hyperlink>
      <w:r>
        <w:rPr>
          <w:shd w:val="clear" w:color="auto" w:fill="D9D9D9"/>
        </w:rPr>
        <w:t xml:space="preserve"> a ekologie</w:t>
      </w:r>
      <w:r>
        <w:rPr>
          <w:b w:val="0"/>
          <w:bCs w:val="0"/>
          <w:shd w:val="clear" w:color="auto" w:fill="D9D9D9"/>
        </w:rPr>
        <w:tab/>
        <w:t>37</w:t>
      </w:r>
    </w:p>
    <w:p w:rsidR="0006590A" w:rsidRDefault="0006590A" w:rsidP="00803C00">
      <w:pPr>
        <w:numPr>
          <w:ilvl w:val="1"/>
          <w:numId w:val="3"/>
        </w:numPr>
        <w:rPr>
          <w:rStyle w:val="Hypertextovodkaz"/>
          <w:color w:val="auto"/>
          <w:u w:val="none"/>
          <w:shd w:val="clear" w:color="auto" w:fill="D9D9D9"/>
        </w:rPr>
      </w:pPr>
      <w:r>
        <w:rPr>
          <w:shd w:val="clear" w:color="auto" w:fill="D9D9D9"/>
        </w:rPr>
        <w:fldChar w:fldCharType="begin"/>
      </w:r>
      <w:r>
        <w:rPr>
          <w:shd w:val="clear" w:color="auto" w:fill="D9D9D9"/>
        </w:rPr>
        <w:instrText xml:space="preserve"> HYPERLINK  \l "_3.1_Tvorba_školních_vzdělávacích pr" </w:instrText>
      </w:r>
      <w:r>
        <w:rPr>
          <w:shd w:val="clear" w:color="auto" w:fill="D9D9D9"/>
        </w:rPr>
      </w:r>
      <w:r>
        <w:rPr>
          <w:shd w:val="clear" w:color="auto" w:fill="D9D9D9"/>
        </w:rPr>
        <w:fldChar w:fldCharType="separate"/>
      </w:r>
      <w:r>
        <w:rPr>
          <w:rStyle w:val="Hypertextovodkaz"/>
          <w:color w:val="auto"/>
          <w:u w:val="none"/>
          <w:shd w:val="clear" w:color="auto" w:fill="D9D9D9"/>
        </w:rPr>
        <w:t>Tvorba učební</w:t>
      </w:r>
      <w:r>
        <w:rPr>
          <w:rStyle w:val="Hypertextovodkaz"/>
          <w:color w:val="auto"/>
          <w:u w:val="none"/>
          <w:shd w:val="clear" w:color="auto" w:fill="D9D9D9"/>
        </w:rPr>
        <w:t>c</w:t>
      </w:r>
      <w:r>
        <w:rPr>
          <w:rStyle w:val="Hypertextovodkaz"/>
          <w:color w:val="auto"/>
          <w:u w:val="none"/>
          <w:shd w:val="clear" w:color="auto" w:fill="D9D9D9"/>
        </w:rPr>
        <w:t xml:space="preserve">h osnov, základní součásti struktury ŠVP, odborných předmětů </w:t>
      </w:r>
    </w:p>
    <w:p w:rsidR="0006590A" w:rsidRDefault="0006590A">
      <w:pPr>
        <w:tabs>
          <w:tab w:val="right" w:leader="dot" w:pos="8789"/>
        </w:tabs>
        <w:ind w:left="284"/>
      </w:pPr>
      <w:r>
        <w:rPr>
          <w:rStyle w:val="Hypertextovodkaz"/>
          <w:color w:val="auto"/>
          <w:u w:val="none"/>
        </w:rPr>
        <w:t xml:space="preserve">       </w:t>
      </w:r>
      <w:r>
        <w:rPr>
          <w:rStyle w:val="Hypertextovodkaz"/>
          <w:color w:val="auto"/>
          <w:u w:val="none"/>
          <w:shd w:val="clear" w:color="auto" w:fill="D9D9D9"/>
        </w:rPr>
        <w:t>Informační a komunikační technologie a Chemie</w:t>
      </w:r>
      <w:r>
        <w:rPr>
          <w:shd w:val="clear" w:color="auto" w:fill="D9D9D9"/>
        </w:rPr>
        <w:fldChar w:fldCharType="end"/>
      </w:r>
      <w:r>
        <w:rPr>
          <w:shd w:val="clear" w:color="auto" w:fill="D9D9D9"/>
        </w:rPr>
        <w:t xml:space="preserve"> a ekologie</w:t>
      </w:r>
      <w:r>
        <w:rPr>
          <w:shd w:val="clear" w:color="auto" w:fill="D9D9D9"/>
        </w:rPr>
        <w:tab/>
      </w:r>
      <w:r>
        <w:rPr>
          <w:sz w:val="28"/>
          <w:szCs w:val="28"/>
          <w:shd w:val="clear" w:color="auto" w:fill="D9D9D9"/>
        </w:rPr>
        <w:t>39</w:t>
      </w:r>
    </w:p>
    <w:p w:rsidR="0006590A" w:rsidRDefault="0006590A" w:rsidP="00803C00">
      <w:pPr>
        <w:numPr>
          <w:ilvl w:val="1"/>
          <w:numId w:val="3"/>
        </w:numPr>
        <w:tabs>
          <w:tab w:val="left" w:pos="680"/>
          <w:tab w:val="right" w:leader="dot" w:pos="8789"/>
        </w:tabs>
      </w:pPr>
      <w:hyperlink w:anchor="_3.2_Praktická_ukázka_přípravy učite" w:history="1">
        <w:r>
          <w:rPr>
            <w:rStyle w:val="Hypertextovodkaz"/>
            <w:color w:val="auto"/>
            <w:u w:val="none"/>
            <w:shd w:val="clear" w:color="auto" w:fill="D9D9D9"/>
          </w:rPr>
          <w:t>Praktická ukázka přípravy učitele na vyučovací hodinu expoziční (výkladovou)</w:t>
        </w:r>
      </w:hyperlink>
      <w:r>
        <w:rPr>
          <w:shd w:val="clear" w:color="auto" w:fill="D9D9D9"/>
        </w:rPr>
        <w:tab/>
      </w:r>
      <w:r>
        <w:rPr>
          <w:sz w:val="28"/>
          <w:szCs w:val="28"/>
          <w:shd w:val="clear" w:color="auto" w:fill="D9D9D9"/>
        </w:rPr>
        <w:t>55</w:t>
      </w:r>
    </w:p>
    <w:p w:rsidR="0006590A" w:rsidRDefault="0006590A" w:rsidP="00803C00">
      <w:pPr>
        <w:numPr>
          <w:ilvl w:val="1"/>
          <w:numId w:val="3"/>
        </w:numPr>
        <w:tabs>
          <w:tab w:val="left" w:pos="680"/>
          <w:tab w:val="right" w:leader="dot" w:pos="8789"/>
        </w:tabs>
      </w:pPr>
      <w:hyperlink w:anchor="_3.2_Praktická_ukázka_přípravy učite_1" w:history="1">
        <w:r>
          <w:rPr>
            <w:rStyle w:val="Hypertextovodkaz"/>
            <w:color w:val="auto"/>
            <w:u w:val="none"/>
            <w:shd w:val="clear" w:color="auto" w:fill="D9D9D9"/>
          </w:rPr>
          <w:t>Praktická ukázka přípravy učitele na vyučování na hodinu aplikační</w:t>
        </w:r>
      </w:hyperlink>
      <w:r>
        <w:rPr>
          <w:shd w:val="clear" w:color="auto" w:fill="D9D9D9"/>
        </w:rPr>
        <w:tab/>
      </w:r>
      <w:r>
        <w:rPr>
          <w:sz w:val="28"/>
          <w:szCs w:val="28"/>
          <w:shd w:val="clear" w:color="auto" w:fill="D9D9D9"/>
        </w:rPr>
        <w:t>57</w:t>
      </w:r>
    </w:p>
    <w:p w:rsidR="0006590A" w:rsidRDefault="0006590A"/>
    <w:p w:rsidR="0006590A" w:rsidRDefault="0006590A">
      <w:pPr>
        <w:pStyle w:val="Nadpis2"/>
        <w:tabs>
          <w:tab w:val="right" w:leader="dot" w:pos="8789"/>
        </w:tabs>
      </w:pPr>
      <w:hyperlink w:anchor="_Závěr" w:history="1">
        <w:r>
          <w:rPr>
            <w:rStyle w:val="Hypertextovodkaz"/>
            <w:color w:val="auto"/>
            <w:u w:val="none"/>
            <w:shd w:val="clear" w:color="auto" w:fill="C0C0C0"/>
          </w:rPr>
          <w:t>Záv</w:t>
        </w:r>
        <w:r>
          <w:rPr>
            <w:rStyle w:val="Hypertextovodkaz"/>
            <w:color w:val="auto"/>
            <w:u w:val="none"/>
            <w:shd w:val="clear" w:color="auto" w:fill="C0C0C0"/>
          </w:rPr>
          <w:t>ě</w:t>
        </w:r>
        <w:r>
          <w:rPr>
            <w:rStyle w:val="Hypertextovodkaz"/>
            <w:color w:val="auto"/>
            <w:u w:val="none"/>
            <w:shd w:val="clear" w:color="auto" w:fill="C0C0C0"/>
          </w:rPr>
          <w:t>r</w:t>
        </w:r>
      </w:hyperlink>
      <w:r>
        <w:rPr>
          <w:b w:val="0"/>
          <w:bCs w:val="0"/>
          <w:shd w:val="clear" w:color="auto" w:fill="C0C0C0"/>
        </w:rPr>
        <w:tab/>
        <w:t>61</w:t>
      </w:r>
    </w:p>
    <w:p w:rsidR="0006590A" w:rsidRDefault="0006590A">
      <w:hyperlink w:anchor="_Bibliografický_záznam__            " w:history="1">
        <w:r>
          <w:rPr>
            <w:rStyle w:val="Hypertextovodkaz"/>
            <w:color w:val="auto"/>
            <w:u w:val="none"/>
          </w:rPr>
          <w:t>Bibliografický záznam</w:t>
        </w:r>
      </w:hyperlink>
    </w:p>
    <w:p w:rsidR="0006590A" w:rsidRDefault="0006590A">
      <w:hyperlink w:anchor="_Literatura___                      " w:history="1">
        <w:r>
          <w:rPr>
            <w:rStyle w:val="Hypertextovodkaz"/>
            <w:color w:val="auto"/>
            <w:u w:val="none"/>
          </w:rPr>
          <w:t>Anotace</w:t>
        </w:r>
      </w:hyperlink>
      <w:r>
        <w:t>, Annotation</w:t>
      </w:r>
    </w:p>
    <w:p w:rsidR="0006590A" w:rsidRDefault="0006590A">
      <w:hyperlink w:anchor="_Klíčová_slova" w:history="1">
        <w:r>
          <w:rPr>
            <w:rStyle w:val="Hypertextovodkaz"/>
            <w:color w:val="auto"/>
            <w:u w:val="none"/>
          </w:rPr>
          <w:t>Klíčová slova</w:t>
        </w:r>
      </w:hyperlink>
      <w:r>
        <w:t>, Keywords</w:t>
      </w:r>
    </w:p>
    <w:p w:rsidR="0006590A" w:rsidRDefault="0006590A">
      <w:r>
        <w:t>Seznam použité literatury</w:t>
      </w:r>
    </w:p>
    <w:p w:rsidR="0006590A" w:rsidRDefault="0006590A">
      <w:hyperlink w:anchor="_Seznam_obrazů__                    _2" w:history="1">
        <w:r>
          <w:rPr>
            <w:rStyle w:val="Hypertextovodkaz"/>
            <w:color w:val="auto"/>
            <w:u w:val="none"/>
          </w:rPr>
          <w:t>Seznam obrazů</w:t>
        </w:r>
      </w:hyperlink>
    </w:p>
    <w:p w:rsidR="0006590A" w:rsidRDefault="0006590A">
      <w:hyperlink w:anchor="_Příloha_č.1_1" w:history="1">
        <w:r>
          <w:rPr>
            <w:rStyle w:val="Hypertextovodkaz"/>
            <w:color w:val="auto"/>
            <w:u w:val="none"/>
          </w:rPr>
          <w:t>Seznam příloh</w:t>
        </w:r>
      </w:hyperlink>
    </w:p>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Pr>
        <w:pStyle w:val="Nadpis1"/>
        <w:sectPr w:rsidR="0006590A">
          <w:footerReference w:type="default" r:id="rId8"/>
          <w:type w:val="continuous"/>
          <w:pgSz w:w="11906" w:h="16838" w:code="9"/>
          <w:pgMar w:top="1418" w:right="851" w:bottom="851" w:left="1985" w:header="709" w:footer="709" w:gutter="0"/>
          <w:cols w:space="708"/>
          <w:docGrid w:linePitch="360"/>
        </w:sectPr>
      </w:pPr>
    </w:p>
    <w:p w:rsidR="0006590A" w:rsidRDefault="0006590A">
      <w:pPr>
        <w:pStyle w:val="Nadpis1"/>
        <w:rPr>
          <w:sz w:val="20"/>
          <w:szCs w:val="20"/>
        </w:rPr>
      </w:pPr>
      <w:r>
        <w:br w:type="page"/>
      </w:r>
      <w:bookmarkStart w:id="4" w:name="_Úvod_1"/>
      <w:bookmarkEnd w:id="4"/>
      <w:r>
        <w:rPr>
          <w:shd w:val="clear" w:color="auto" w:fill="003366"/>
        </w:rPr>
        <w:t>Úvod</w:t>
      </w:r>
      <w:r>
        <w:t xml:space="preserve">                                                                                          </w:t>
      </w:r>
      <w:r>
        <w:rPr>
          <w:i/>
          <w:iCs/>
          <w:sz w:val="20"/>
          <w:szCs w:val="20"/>
        </w:rPr>
        <w:t xml:space="preserve">zpět na </w:t>
      </w:r>
      <w:hyperlink w:anchor="_Obsah:" w:history="1">
        <w:r>
          <w:rPr>
            <w:rStyle w:val="Hypertextovodkaz"/>
            <w:i/>
            <w:iCs/>
            <w:color w:val="auto"/>
            <w:sz w:val="20"/>
            <w:szCs w:val="20"/>
          </w:rPr>
          <w:t>obsah</w:t>
        </w:r>
      </w:hyperlink>
    </w:p>
    <w:p w:rsidR="0006590A" w:rsidRDefault="0006590A">
      <w:r>
        <w:t xml:space="preserve">     Za bakalářskou práci jsem si vybral mě nejbližší téma: „ </w:t>
      </w:r>
      <w:r>
        <w:rPr>
          <w:b/>
          <w:bCs/>
        </w:rPr>
        <w:t>Využití počítače ve vyučování</w:t>
      </w:r>
      <w:r>
        <w:t>“. Práce předkládá možný příklad vlastní přípravy učitele odborného předmětu Informatika a výp</w:t>
      </w:r>
      <w:r>
        <w:t>o</w:t>
      </w:r>
      <w:r>
        <w:t>četní technika a Chemie na hodinu expoziční (výkladovou) a hodinu aplikační s využitím legálně držené sady aplikací Microsoft</w:t>
      </w:r>
      <w:r>
        <w:rPr>
          <w:vertAlign w:val="superscript"/>
        </w:rPr>
        <w:sym w:font="Symbol" w:char="F0D3"/>
      </w:r>
      <w:r>
        <w:t xml:space="preserve"> Office a to zejména prezentačního programu Micr</w:t>
      </w:r>
      <w:r>
        <w:t>o</w:t>
      </w:r>
      <w:r>
        <w:t>soft</w:t>
      </w:r>
      <w:r>
        <w:rPr>
          <w:vertAlign w:val="superscript"/>
        </w:rPr>
        <w:sym w:font="Symbol" w:char="F0D3"/>
      </w:r>
      <w:r>
        <w:t>PowerPoint a textového editoru Microsoft</w:t>
      </w:r>
      <w:r>
        <w:rPr>
          <w:vertAlign w:val="superscript"/>
        </w:rPr>
        <w:sym w:font="Symbol" w:char="F0D3"/>
      </w:r>
      <w:r>
        <w:t>Word v běžných podmínkách současné m</w:t>
      </w:r>
      <w:r>
        <w:t>o</w:t>
      </w:r>
      <w:r>
        <w:t>derní střední odborné školy, pochopitelně s přihlédnutím na jeho zejména finanční možnosti. Je možné též využít zcela zdarma volně šiřitelkou GNU GPL verzi balíčku OpenOffice.org, jehož aplikace a různé doplňky pro jejich dostupnost získávají stále větší oblibu. OpenOff</w:t>
      </w:r>
      <w:r>
        <w:t>i</w:t>
      </w:r>
      <w:r>
        <w:t>ce.org je hodně vyhledávaný i pro svou nezávislost na operačním systému, funguje pod Wi</w:t>
      </w:r>
      <w:r>
        <w:t>n</w:t>
      </w:r>
      <w:r>
        <w:t>dows, Linuxem, Mac OS X a mnoha jinými systémy. Navíc umožňuje ukládat soubory nejen ve formátu OpenDocument, ale i ve form</w:t>
      </w:r>
      <w:r>
        <w:t>á</w:t>
      </w:r>
      <w:r>
        <w:t>tech používaných v MS Office. Dokumenty lze také snadno exportovat do PDF formátu nebo web</w:t>
      </w:r>
      <w:r>
        <w:t>o</w:t>
      </w:r>
      <w:r>
        <w:t>vých stránek.</w:t>
      </w:r>
    </w:p>
    <w:p w:rsidR="0006590A" w:rsidRDefault="0006590A">
      <w:r>
        <w:t xml:space="preserve">     Přihlíží se také k technickým a ekonomickým možnostem školy a předpokládá se poměrně dnes už standardně vyžadovaná učitelova znalost práce s IT. </w:t>
      </w:r>
    </w:p>
    <w:p w:rsidR="0006590A" w:rsidRDefault="0006590A">
      <w:r>
        <w:t>Téma jsem si zvolil proto, že je mně svou problematikou blízká. Pracuji ve školství a jsem učitelem odborného předmětu Informatika a výpočetní technika a předmětu Základy příro</w:t>
      </w:r>
      <w:r>
        <w:t>d</w:t>
      </w:r>
      <w:r>
        <w:t xml:space="preserve">ních věd  -  Chemie. Střední škola vyučuje a připravuje žáky ve dvou oborech: </w:t>
      </w:r>
    </w:p>
    <w:p w:rsidR="0006590A" w:rsidRDefault="0006590A">
      <w:r>
        <w:t xml:space="preserve">obor </w:t>
      </w:r>
      <w:r>
        <w:rPr>
          <w:b/>
          <w:bCs/>
        </w:rPr>
        <w:t xml:space="preserve">26-47-M/004 </w:t>
      </w:r>
      <w:r>
        <w:t xml:space="preserve">Správce informačních systémů a obor </w:t>
      </w:r>
      <w:r>
        <w:rPr>
          <w:b/>
          <w:bCs/>
        </w:rPr>
        <w:t>36-47-M/001</w:t>
      </w:r>
      <w:r>
        <w:t xml:space="preserve"> Stavebnictví. Pedag</w:t>
      </w:r>
      <w:r>
        <w:t>o</w:t>
      </w:r>
      <w:r>
        <w:t>gickou praxi mám desetiletou. Avšak i v ostatních předešlých zaměstnáních jsem prac</w:t>
      </w:r>
      <w:r>
        <w:t>o</w:t>
      </w:r>
      <w:r>
        <w:t>val s lidmi, tak, že jsem je vedl, školil, vyučoval a připravoval na svou profesi. Využíval jsem plně prostře</w:t>
      </w:r>
      <w:r>
        <w:t>d</w:t>
      </w:r>
      <w:r>
        <w:t xml:space="preserve">ků informačních technologií. </w:t>
      </w:r>
    </w:p>
    <w:p w:rsidR="0006590A" w:rsidRDefault="0006590A">
      <w:r>
        <w:t xml:space="preserve">     Prezentace jsou vlastně odbornými přednáškami, které se řídí základními pedagogickými principy a zásadami, stejně tak v podmínkách zaměstnání, jako i v podmínkách odborného výcv</w:t>
      </w:r>
      <w:r>
        <w:t>i</w:t>
      </w:r>
      <w:r>
        <w:t xml:space="preserve">ku, či vyučování v teoretické výuce. </w:t>
      </w:r>
    </w:p>
    <w:p w:rsidR="0006590A" w:rsidRDefault="0006590A">
      <w:r>
        <w:t xml:space="preserve">     I když proběhla v minulých letech školení učitelů a pracovníků školství na různých úrovních v získání počítačové gramotnosti organizované a podporované Ministerstvem ško</w:t>
      </w:r>
      <w:r>
        <w:t>l</w:t>
      </w:r>
      <w:r>
        <w:t>ství, mládeže a tělovýchovy v rámci Národního vzdělávacího programu počítačové gramo</w:t>
      </w:r>
      <w:r>
        <w:t>t</w:t>
      </w:r>
      <w:r>
        <w:t>nosti, vycházející z dokumentu ČR: „Koncepce rozvoje informačních a komunikačních tec</w:t>
      </w:r>
      <w:r>
        <w:t>h</w:t>
      </w:r>
      <w:r>
        <w:t xml:space="preserve">nologií ve vzdělávání v období 2009 – 2013“, tak se očekávané některé cíle nesplnily.  </w:t>
      </w:r>
    </w:p>
    <w:p w:rsidR="0006590A" w:rsidRDefault="0006590A">
      <w:r>
        <w:t xml:space="preserve">    </w:t>
      </w:r>
      <w:r>
        <w:rPr>
          <w:color w:val="FF0000"/>
        </w:rPr>
        <w:t xml:space="preserve"> </w:t>
      </w:r>
      <w:commentRangeStart w:id="5"/>
      <w:r>
        <w:t>Přitom rozvoj informační gramotnosti je považován za hlavní podmínku řešení současných problémů v ekonomické i sociální oblasti, v oblasti dalšího rozvoje celé společnosti i její ek</w:t>
      </w:r>
      <w:r>
        <w:t>o</w:t>
      </w:r>
      <w:r>
        <w:t>n</w:t>
      </w:r>
      <w:r>
        <w:t>o</w:t>
      </w:r>
      <w:r>
        <w:t>miky, kultury a celkové prosperity. Je tedy zřejmé, že informační gramotnost se stává stále v</w:t>
      </w:r>
      <w:r>
        <w:t>ý</w:t>
      </w:r>
      <w:r>
        <w:t>znamnější součástí celkové vzdělanosti a rozhoduje tak o možnostech uplatnění jednotlivců na trhu práce i v celé společnosti (MŠMT, 2004, s. 1).</w:t>
      </w:r>
    </w:p>
    <w:commentRangeEnd w:id="5"/>
    <w:p w:rsidR="0006590A" w:rsidRDefault="0006590A">
      <w:r>
        <w:rPr>
          <w:rStyle w:val="Odkaznakoment"/>
          <w:vanish/>
        </w:rPr>
        <w:commentReference w:id="5"/>
      </w:r>
      <w:r>
        <w:t xml:space="preserve">     </w:t>
      </w:r>
      <w:commentRangeStart w:id="6"/>
      <w:r>
        <w:t>Je žádoucí, aby všichni učitelé byli schopni svým studentům poskytnout výuku podpor</w:t>
      </w:r>
      <w:r>
        <w:t>o</w:t>
      </w:r>
      <w:r>
        <w:t>vanou ICT technologiemi. Schopnost použití těchto technologií a znalosti o podpoře stude</w:t>
      </w:r>
      <w:r>
        <w:t>n</w:t>
      </w:r>
      <w:r>
        <w:t>tova učení s jejich pomocí, se stávají integrální součástí učitelských kompetencí. Učitelé p</w:t>
      </w:r>
      <w:r>
        <w:t>o</w:t>
      </w:r>
      <w:r>
        <w:t>třebují být připraveni na takové způsoby využívání technologií, které budou studentům přin</w:t>
      </w:r>
      <w:r>
        <w:t>á</w:t>
      </w:r>
      <w:r>
        <w:t>šet výhody (Dostál, 2009, s.3).</w:t>
      </w:r>
    </w:p>
    <w:commentRangeEnd w:id="6"/>
    <w:p w:rsidR="0006590A" w:rsidRDefault="0006590A">
      <w:r>
        <w:rPr>
          <w:rStyle w:val="Odkaznakoment"/>
          <w:vanish/>
        </w:rPr>
        <w:commentReference w:id="6"/>
      </w:r>
      <w:r>
        <w:t xml:space="preserve">     Ze svých zkušeností učitele vím, že učitelé i když ovládají práci s počítačem, programy a mu</w:t>
      </w:r>
      <w:r>
        <w:t>l</w:t>
      </w:r>
      <w:r>
        <w:t>timédii, je v samotném vyučování využívají málo nebo vůbec. Někdy se na tomto podílí ekon</w:t>
      </w:r>
      <w:r>
        <w:t>o</w:t>
      </w:r>
      <w:r>
        <w:t xml:space="preserve">mická stránka školy, ale většinou jsou to učitelé, kteří neví jakým vhodným způsobem počítač využít, dalším se zdá příprava na takto koncipovanou vyučovací hodiny příliš náročná na osobní čas a jsou i takoví, kteří to považují za ztrátu času a vymlouvají se na problémy celého školství. Ti pak zůstávají u tradičních a zastaralých didaktických pomůcek budící úsměv vize rarity. </w:t>
      </w:r>
    </w:p>
    <w:p w:rsidR="0006590A" w:rsidRDefault="0006590A">
      <w:r>
        <w:br w:type="page"/>
        <w:t xml:space="preserve">     Cílem bakalářské práce je zkvalitnění vlastní přípravy učitele na vyučování, o nešablon</w:t>
      </w:r>
      <w:r>
        <w:t>o</w:t>
      </w:r>
      <w:r>
        <w:t>vité a zajímavé podání konkrétního učebního tématu žákům za využití moderní didaktické techniky. Ve své práci poukazuji na to, že učitel nemusí žákům předložit profesionální a č</w:t>
      </w:r>
      <w:r>
        <w:t>a</w:t>
      </w:r>
      <w:r>
        <w:t>sově náročnou na zpracování názornou pomůcku v prezentaci, ale jednoduché vysvě</w:t>
      </w:r>
      <w:r>
        <w:t>t</w:t>
      </w:r>
      <w:r>
        <w:t>lení jevu a procesu, nad kterými nemusí strávit dlouhý čas. Jde mně pak i o  učitele, kteří neučí jen odborné předměty, zvláště pak využívající nutně ICT. Ale jde mi o učitele i takových předm</w:t>
      </w:r>
      <w:r>
        <w:t>ě</w:t>
      </w:r>
      <w:r>
        <w:t xml:space="preserve">tů jako je matematika, chemie, ekologie, fyzika, český jazyk, cizí jazyky apod. </w:t>
      </w:r>
    </w:p>
    <w:p w:rsidR="0006590A" w:rsidRDefault="0006590A">
      <w:r>
        <w:t>A jak už bylo řečeno, předpokládá to znalosti z oblasti ovládání PC, různých grafických pr</w:t>
      </w:r>
      <w:r>
        <w:t>o</w:t>
      </w:r>
      <w:r>
        <w:t>gr</w:t>
      </w:r>
      <w:r>
        <w:t>a</w:t>
      </w:r>
      <w:r>
        <w:t xml:space="preserve">mů, software na ovládání videa a zvuku, či textových a prezentačních aplikací. </w:t>
      </w:r>
    </w:p>
    <w:p w:rsidR="0006590A" w:rsidRDefault="0006590A">
      <w:r>
        <w:t>Neoddělitelnou součástí úsilí o kvalitu a účinnost výuky všeobecných a odborných předmětů je snaha o zvyšování  kvality připravenosti učitele a o zvyšování kvality materiálně techni</w:t>
      </w:r>
      <w:r>
        <w:t>c</w:t>
      </w:r>
      <w:r>
        <w:t>kého zabezpečení výuky a tím tak o komplexnější využití celé možné škály didaktických technických prostředků. Dokazují to mnohé, k těmto účelům sloužící odborné učebny a kab</w:t>
      </w:r>
      <w:r>
        <w:t>i</w:t>
      </w:r>
      <w:r>
        <w:t>nety výuky o</w:t>
      </w:r>
      <w:r>
        <w:t>d</w:t>
      </w:r>
      <w:r>
        <w:t>borných a všeobecně vzdělávacích předmětů -  kabinety výuky cizích jazyků, různé laboratoře apod.</w:t>
      </w:r>
    </w:p>
    <w:p w:rsidR="0006590A" w:rsidRDefault="0006590A">
      <w:pPr>
        <w:rPr>
          <w:u w:val="single"/>
        </w:rPr>
      </w:pPr>
      <w:r>
        <w:rPr>
          <w:u w:val="single"/>
        </w:rPr>
        <w:t>Praxe přesvědčivě dokazuje, že didaktické technické prostředky umožňují:</w:t>
      </w:r>
    </w:p>
    <w:p w:rsidR="0006590A" w:rsidRDefault="0006590A" w:rsidP="00803C00">
      <w:pPr>
        <w:numPr>
          <w:ilvl w:val="0"/>
          <w:numId w:val="5"/>
        </w:numPr>
      </w:pPr>
      <w:r>
        <w:t xml:space="preserve"> odevzdávat žákům plnější a přesnější informace témat výuky</w:t>
      </w:r>
    </w:p>
    <w:p w:rsidR="0006590A" w:rsidRDefault="0006590A" w:rsidP="00803C00">
      <w:pPr>
        <w:numPr>
          <w:ilvl w:val="0"/>
          <w:numId w:val="5"/>
        </w:numPr>
      </w:pPr>
      <w:r>
        <w:t xml:space="preserve"> prohlubovat náročnost výuky s využitím rozmanitých forem, druhů a typů názornosti </w:t>
      </w:r>
    </w:p>
    <w:p w:rsidR="0006590A" w:rsidRDefault="0006590A">
      <w:r>
        <w:t xml:space="preserve">  v průběhu vyučovacího procesu</w:t>
      </w:r>
    </w:p>
    <w:p w:rsidR="0006590A" w:rsidRDefault="0006590A" w:rsidP="00803C00">
      <w:pPr>
        <w:numPr>
          <w:ilvl w:val="0"/>
          <w:numId w:val="5"/>
        </w:numPr>
      </w:pPr>
      <w:r>
        <w:t xml:space="preserve"> zvyšovat zájem, aktivitu a samostatnost žáků</w:t>
      </w:r>
    </w:p>
    <w:p w:rsidR="0006590A" w:rsidRDefault="0006590A" w:rsidP="00803C00">
      <w:pPr>
        <w:numPr>
          <w:ilvl w:val="0"/>
          <w:numId w:val="5"/>
        </w:numPr>
      </w:pPr>
      <w:r>
        <w:t xml:space="preserve"> plně aktivizovat tvořivou stránku učitele a žáka</w:t>
      </w:r>
    </w:p>
    <w:p w:rsidR="0006590A" w:rsidRDefault="0006590A"/>
    <w:p w:rsidR="0006590A" w:rsidRDefault="0006590A">
      <w:r>
        <w:t xml:space="preserve">Samotné didaktické prostředky zákonitý proces zkvalitnění výuky automaticky neřeší. Jsou jen významným prostředkem v rukách učitele. Proto nesmíme zapomenout, že názornost není cílem, ale prostředkem k získání vědomostí, dovedností a návyků. </w:t>
      </w:r>
    </w:p>
    <w:p w:rsidR="0006590A" w:rsidRDefault="0006590A">
      <w:r>
        <w:t>K tomu je potřebné, aby tyto prostředky ovládal, poznal jejich možnosti a způsoby jejich po</w:t>
      </w:r>
      <w:r>
        <w:t>u</w:t>
      </w:r>
      <w:r>
        <w:t>ž</w:t>
      </w:r>
      <w:r>
        <w:t>í</w:t>
      </w:r>
      <w:r>
        <w:t xml:space="preserve">vání při plnění různých didaktických úloh, aby je funkčně, přiměřeně a uvážlivě začleňoval do uceleného systému výchovně vzdělávacího procesu. </w:t>
      </w:r>
    </w:p>
    <w:p w:rsidR="0006590A" w:rsidRDefault="0006590A">
      <w:r>
        <w:t xml:space="preserve">    </w:t>
      </w:r>
    </w:p>
    <w:p w:rsidR="0006590A" w:rsidRDefault="0006590A">
      <w:r>
        <w:t>Bakalářskou práci a prezentace, pomůcky, jakož i příklady příprav učitele jsem vytvářel na sta</w:t>
      </w:r>
      <w:r>
        <w:t>r</w:t>
      </w:r>
      <w:r>
        <w:t xml:space="preserve">ším notebooku HP Compaq nc6120. Operační systém Windows XP Professional, SP3. </w:t>
      </w:r>
    </w:p>
    <w:p w:rsidR="0006590A" w:rsidRDefault="0006590A">
      <w:r>
        <w:t>Notebook je tedy „na sklonku svého života“, protože vývoj jde nezadržitelně dopředu. Pro moji pedagogickou práci je však plně dostačující. Umožňujeme mně pracovat s ostatními p</w:t>
      </w:r>
      <w:r>
        <w:t>e</w:t>
      </w:r>
      <w:r>
        <w:t>riferiemi, např. s dataprojektorem, LCD panely, nebo interaktivní tabulí. Lze jej zapojit do školní sítě, be</w:t>
      </w:r>
      <w:r>
        <w:t>z</w:t>
      </w:r>
      <w:r>
        <w:t xml:space="preserve">drátově po internetové síti  a intranetové síti přenášet obrazy, zvuky či texty. DVD vypalovací mechanika umožňuje zkopírovat moje produkty na DVD a CD nosiče. Což mně úplně stačí. </w:t>
      </w:r>
    </w:p>
    <w:p w:rsidR="0006590A" w:rsidRDefault="0006590A">
      <w:r>
        <w:t xml:space="preserve">Mám za to, že když už ne tolik možnosti učitelů, tak rozhodně současné možnosti žáků jsou na lepší úrovni, co se týká konfigurace počítače. </w:t>
      </w:r>
    </w:p>
    <w:p w:rsidR="0006590A" w:rsidRDefault="0006590A">
      <w:r>
        <w:t>Jako učitel, byť odborných předmětů, nijak nevybočuji z řady ostatních učitelů, kteří se zab</w:t>
      </w:r>
      <w:r>
        <w:t>ý</w:t>
      </w:r>
      <w:r>
        <w:t xml:space="preserve">vají ICT. </w:t>
      </w:r>
    </w:p>
    <w:p w:rsidR="0006590A" w:rsidRDefault="0006590A">
      <w:r>
        <w:t xml:space="preserve">Myslím si tedy, že máme většinou stejné možnosti pracovat s počítačem a připravit se tak na své hodiny, aby byly zajímavější. </w:t>
      </w:r>
    </w:p>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Pr>
        <w:rPr>
          <w:i/>
          <w:iCs/>
          <w:u w:val="single"/>
        </w:rPr>
      </w:pPr>
      <w:r>
        <w:br w:type="page"/>
      </w:r>
      <w:r>
        <w:rPr>
          <w:i/>
          <w:iCs/>
          <w:u w:val="single"/>
        </w:rPr>
        <w:t xml:space="preserve">Moje sestava notebooku -  základní technické údaje:    </w:t>
      </w:r>
    </w:p>
    <w:p w:rsidR="0006590A" w:rsidRDefault="0006590A">
      <w:pPr>
        <w:rPr>
          <w:u w:val="single"/>
        </w:rPr>
      </w:pPr>
      <w:r>
        <w:rPr>
          <w:u w:val="singl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7122"/>
      </w:tblGrid>
      <w:tr w:rsidR="0006590A">
        <w:tc>
          <w:tcPr>
            <w:tcW w:w="2088" w:type="dxa"/>
            <w:shd w:val="clear" w:color="auto" w:fill="FFCC99"/>
          </w:tcPr>
          <w:p w:rsidR="0006590A" w:rsidRDefault="0006590A">
            <w:pPr>
              <w:jc w:val="left"/>
              <w:rPr>
                <w:rFonts w:ascii="Century Gothic" w:hAnsi="Century Gothic"/>
                <w:b/>
                <w:bCs/>
                <w:i/>
                <w:iCs/>
                <w:sz w:val="20"/>
                <w:szCs w:val="20"/>
              </w:rPr>
            </w:pPr>
            <w:r>
              <w:rPr>
                <w:rFonts w:ascii="Century Gothic" w:hAnsi="Century Gothic"/>
                <w:b/>
                <w:bCs/>
                <w:i/>
                <w:iCs/>
                <w:sz w:val="20"/>
                <w:szCs w:val="20"/>
              </w:rPr>
              <w:t>Procesor</w:t>
            </w:r>
          </w:p>
        </w:tc>
        <w:tc>
          <w:tcPr>
            <w:tcW w:w="7122" w:type="dxa"/>
            <w:shd w:val="clear" w:color="auto" w:fill="FFCC99"/>
          </w:tcPr>
          <w:p w:rsidR="0006590A" w:rsidRDefault="0006590A">
            <w:pPr>
              <w:keepNext w:val="0"/>
              <w:autoSpaceDE w:val="0"/>
              <w:autoSpaceDN w:val="0"/>
              <w:adjustRightInd w:val="0"/>
              <w:spacing w:line="240" w:lineRule="auto"/>
              <w:jc w:val="left"/>
              <w:rPr>
                <w:rFonts w:ascii="Century Gothic" w:hAnsi="Century Gothic"/>
                <w:i/>
                <w:iCs/>
                <w:sz w:val="20"/>
                <w:szCs w:val="20"/>
              </w:rPr>
            </w:pPr>
            <w:r>
              <w:rPr>
                <w:rFonts w:ascii="Century Gothic" w:hAnsi="Century Gothic"/>
                <w:i/>
                <w:iCs/>
                <w:sz w:val="20"/>
                <w:szCs w:val="20"/>
              </w:rPr>
              <w:t>Intel® Celeron® M 370 (1,5 GHz, sběrnice FSB 400 MHz, mezipaměť L2 cache 1 MB)</w:t>
            </w:r>
          </w:p>
        </w:tc>
      </w:tr>
      <w:tr w:rsidR="0006590A">
        <w:tc>
          <w:tcPr>
            <w:tcW w:w="2088" w:type="dxa"/>
            <w:tcBorders>
              <w:bottom w:val="single" w:sz="4" w:space="0" w:color="auto"/>
            </w:tcBorders>
          </w:tcPr>
          <w:p w:rsidR="0006590A" w:rsidRDefault="0006590A">
            <w:pPr>
              <w:jc w:val="left"/>
              <w:rPr>
                <w:rFonts w:ascii="Century Gothic" w:hAnsi="Century Gothic"/>
                <w:b/>
                <w:bCs/>
                <w:i/>
                <w:iCs/>
                <w:sz w:val="20"/>
                <w:szCs w:val="20"/>
              </w:rPr>
            </w:pPr>
            <w:r>
              <w:rPr>
                <w:rFonts w:ascii="Century Gothic" w:hAnsi="Century Gothic"/>
                <w:b/>
                <w:bCs/>
                <w:i/>
                <w:iCs/>
                <w:sz w:val="20"/>
                <w:szCs w:val="20"/>
              </w:rPr>
              <w:t>Paměť</w:t>
            </w:r>
          </w:p>
        </w:tc>
        <w:tc>
          <w:tcPr>
            <w:tcW w:w="7122" w:type="dxa"/>
            <w:tcBorders>
              <w:bottom w:val="single" w:sz="4" w:space="0" w:color="auto"/>
            </w:tcBorders>
          </w:tcPr>
          <w:p w:rsidR="0006590A" w:rsidRDefault="0006590A">
            <w:pPr>
              <w:keepNext w:val="0"/>
              <w:autoSpaceDE w:val="0"/>
              <w:autoSpaceDN w:val="0"/>
              <w:adjustRightInd w:val="0"/>
              <w:spacing w:line="240" w:lineRule="auto"/>
              <w:jc w:val="left"/>
              <w:rPr>
                <w:rFonts w:ascii="Century Gothic" w:hAnsi="Century Gothic"/>
                <w:i/>
                <w:iCs/>
                <w:sz w:val="20"/>
                <w:szCs w:val="20"/>
              </w:rPr>
            </w:pPr>
            <w:r>
              <w:rPr>
                <w:rFonts w:ascii="Century Gothic" w:hAnsi="Century Gothic"/>
                <w:i/>
                <w:iCs/>
                <w:sz w:val="20"/>
                <w:szCs w:val="20"/>
              </w:rPr>
              <w:t>DDR, 333 MHz,1 024 MB; 2 sloty SODIMM; Možnost upgradu maximálně na 2 048 MB</w:t>
            </w:r>
          </w:p>
        </w:tc>
      </w:tr>
      <w:tr w:rsidR="0006590A">
        <w:tc>
          <w:tcPr>
            <w:tcW w:w="2088" w:type="dxa"/>
            <w:shd w:val="clear" w:color="auto" w:fill="FFCC99"/>
          </w:tcPr>
          <w:p w:rsidR="0006590A" w:rsidRDefault="0006590A">
            <w:pPr>
              <w:jc w:val="left"/>
              <w:rPr>
                <w:rFonts w:ascii="Century Gothic" w:hAnsi="Century Gothic"/>
                <w:b/>
                <w:bCs/>
                <w:i/>
                <w:iCs/>
                <w:sz w:val="20"/>
                <w:szCs w:val="20"/>
              </w:rPr>
            </w:pPr>
            <w:r>
              <w:rPr>
                <w:rFonts w:ascii="Century Gothic" w:hAnsi="Century Gothic"/>
                <w:b/>
                <w:bCs/>
                <w:i/>
                <w:iCs/>
                <w:sz w:val="20"/>
                <w:szCs w:val="20"/>
              </w:rPr>
              <w:t>Pevný disk</w:t>
            </w:r>
          </w:p>
        </w:tc>
        <w:tc>
          <w:tcPr>
            <w:tcW w:w="7122" w:type="dxa"/>
            <w:shd w:val="clear" w:color="auto" w:fill="FFCC99"/>
          </w:tcPr>
          <w:p w:rsidR="0006590A" w:rsidRDefault="0006590A">
            <w:pPr>
              <w:keepNext w:val="0"/>
              <w:autoSpaceDE w:val="0"/>
              <w:autoSpaceDN w:val="0"/>
              <w:adjustRightInd w:val="0"/>
              <w:spacing w:line="240" w:lineRule="auto"/>
              <w:jc w:val="left"/>
              <w:rPr>
                <w:rFonts w:ascii="Century Gothic" w:hAnsi="Century Gothic"/>
                <w:i/>
                <w:iCs/>
                <w:sz w:val="20"/>
                <w:szCs w:val="20"/>
              </w:rPr>
            </w:pPr>
            <w:r>
              <w:rPr>
                <w:rFonts w:ascii="Century Gothic" w:hAnsi="Century Gothic"/>
                <w:i/>
                <w:iCs/>
                <w:sz w:val="20"/>
                <w:szCs w:val="20"/>
              </w:rPr>
              <w:t>100 GB (5 400 ot./min)</w:t>
            </w:r>
          </w:p>
        </w:tc>
      </w:tr>
      <w:tr w:rsidR="0006590A">
        <w:tc>
          <w:tcPr>
            <w:tcW w:w="2088" w:type="dxa"/>
            <w:tcBorders>
              <w:bottom w:val="single" w:sz="4" w:space="0" w:color="auto"/>
            </w:tcBorders>
          </w:tcPr>
          <w:p w:rsidR="0006590A" w:rsidRDefault="0006590A">
            <w:pPr>
              <w:jc w:val="left"/>
              <w:rPr>
                <w:rFonts w:ascii="Century Gothic" w:hAnsi="Century Gothic"/>
                <w:b/>
                <w:bCs/>
                <w:i/>
                <w:iCs/>
                <w:sz w:val="20"/>
                <w:szCs w:val="20"/>
              </w:rPr>
            </w:pPr>
            <w:r>
              <w:rPr>
                <w:rFonts w:ascii="Century Gothic" w:hAnsi="Century Gothic"/>
                <w:b/>
                <w:bCs/>
                <w:i/>
                <w:iCs/>
                <w:sz w:val="20"/>
                <w:szCs w:val="20"/>
              </w:rPr>
              <w:t>Optická jednotka</w:t>
            </w:r>
          </w:p>
        </w:tc>
        <w:tc>
          <w:tcPr>
            <w:tcW w:w="7122" w:type="dxa"/>
            <w:tcBorders>
              <w:bottom w:val="single" w:sz="4" w:space="0" w:color="auto"/>
            </w:tcBorders>
          </w:tcPr>
          <w:p w:rsidR="0006590A" w:rsidRDefault="0006590A">
            <w:pPr>
              <w:keepNext w:val="0"/>
              <w:autoSpaceDE w:val="0"/>
              <w:autoSpaceDN w:val="0"/>
              <w:adjustRightInd w:val="0"/>
              <w:spacing w:line="240" w:lineRule="auto"/>
              <w:jc w:val="left"/>
              <w:rPr>
                <w:rFonts w:ascii="Century Gothic" w:hAnsi="Century Gothic"/>
                <w:i/>
                <w:iCs/>
                <w:sz w:val="20"/>
                <w:szCs w:val="20"/>
              </w:rPr>
            </w:pPr>
            <w:r>
              <w:rPr>
                <w:rFonts w:ascii="Century Gothic" w:hAnsi="Century Gothic"/>
                <w:i/>
                <w:iCs/>
                <w:sz w:val="20"/>
                <w:szCs w:val="20"/>
              </w:rPr>
              <w:t>Jednotka DVD - ROM, kombinovaná jednotka DVD/CD - RW, DVD+/ - RW</w:t>
            </w:r>
          </w:p>
        </w:tc>
      </w:tr>
      <w:tr w:rsidR="0006590A">
        <w:tc>
          <w:tcPr>
            <w:tcW w:w="2088" w:type="dxa"/>
            <w:shd w:val="clear" w:color="auto" w:fill="FFCC99"/>
          </w:tcPr>
          <w:p w:rsidR="0006590A" w:rsidRDefault="0006590A">
            <w:pPr>
              <w:jc w:val="left"/>
              <w:rPr>
                <w:rFonts w:ascii="Century Gothic" w:hAnsi="Century Gothic"/>
                <w:b/>
                <w:bCs/>
                <w:i/>
                <w:iCs/>
                <w:sz w:val="20"/>
                <w:szCs w:val="20"/>
              </w:rPr>
            </w:pPr>
            <w:r>
              <w:rPr>
                <w:rFonts w:ascii="Century Gothic" w:hAnsi="Century Gothic"/>
                <w:b/>
                <w:bCs/>
                <w:i/>
                <w:iCs/>
                <w:sz w:val="20"/>
                <w:szCs w:val="20"/>
              </w:rPr>
              <w:t>Podpora bezdrát</w:t>
            </w:r>
            <w:r>
              <w:rPr>
                <w:rFonts w:ascii="Century Gothic" w:hAnsi="Century Gothic"/>
                <w:b/>
                <w:bCs/>
                <w:i/>
                <w:iCs/>
                <w:sz w:val="20"/>
                <w:szCs w:val="20"/>
              </w:rPr>
              <w:t>o</w:t>
            </w:r>
            <w:r>
              <w:rPr>
                <w:rFonts w:ascii="Century Gothic" w:hAnsi="Century Gothic"/>
                <w:b/>
                <w:bCs/>
                <w:i/>
                <w:iCs/>
                <w:sz w:val="20"/>
                <w:szCs w:val="20"/>
              </w:rPr>
              <w:t>vé sítě</w:t>
            </w:r>
          </w:p>
        </w:tc>
        <w:tc>
          <w:tcPr>
            <w:tcW w:w="7122" w:type="dxa"/>
            <w:shd w:val="clear" w:color="auto" w:fill="FFCC99"/>
          </w:tcPr>
          <w:p w:rsidR="0006590A" w:rsidRDefault="0006590A">
            <w:pPr>
              <w:keepNext w:val="0"/>
              <w:autoSpaceDE w:val="0"/>
              <w:autoSpaceDN w:val="0"/>
              <w:adjustRightInd w:val="0"/>
              <w:spacing w:line="240" w:lineRule="auto"/>
              <w:jc w:val="left"/>
              <w:rPr>
                <w:rFonts w:ascii="Century Gothic" w:hAnsi="Century Gothic"/>
                <w:i/>
                <w:iCs/>
                <w:sz w:val="20"/>
                <w:szCs w:val="20"/>
              </w:rPr>
            </w:pPr>
            <w:r>
              <w:rPr>
                <w:rFonts w:ascii="Century Gothic" w:hAnsi="Century Gothic"/>
                <w:i/>
                <w:iCs/>
                <w:sz w:val="20"/>
                <w:szCs w:val="20"/>
              </w:rPr>
              <w:t>Intel® Pro/Wireless 2915ABG 802.11a/b/g, volitelná integrovaná tec</w:t>
            </w:r>
            <w:r>
              <w:rPr>
                <w:rFonts w:ascii="Century Gothic" w:hAnsi="Century Gothic"/>
                <w:i/>
                <w:iCs/>
                <w:sz w:val="20"/>
                <w:szCs w:val="20"/>
              </w:rPr>
              <w:t>h</w:t>
            </w:r>
            <w:r>
              <w:rPr>
                <w:rFonts w:ascii="Century Gothic" w:hAnsi="Century Gothic"/>
                <w:i/>
                <w:iCs/>
                <w:sz w:val="20"/>
                <w:szCs w:val="20"/>
              </w:rPr>
              <w:t>nologie Bluetooth™,</w:t>
            </w:r>
          </w:p>
        </w:tc>
      </w:tr>
      <w:tr w:rsidR="0006590A">
        <w:tc>
          <w:tcPr>
            <w:tcW w:w="2088" w:type="dxa"/>
            <w:tcBorders>
              <w:bottom w:val="single" w:sz="4" w:space="0" w:color="auto"/>
            </w:tcBorders>
          </w:tcPr>
          <w:p w:rsidR="0006590A" w:rsidRDefault="0006590A">
            <w:pPr>
              <w:jc w:val="left"/>
              <w:rPr>
                <w:rFonts w:ascii="Century Gothic" w:hAnsi="Century Gothic"/>
                <w:b/>
                <w:bCs/>
                <w:i/>
                <w:iCs/>
                <w:sz w:val="20"/>
                <w:szCs w:val="20"/>
              </w:rPr>
            </w:pPr>
            <w:r>
              <w:rPr>
                <w:rFonts w:ascii="Century Gothic" w:hAnsi="Century Gothic"/>
                <w:b/>
                <w:bCs/>
                <w:i/>
                <w:iCs/>
                <w:sz w:val="20"/>
                <w:szCs w:val="20"/>
              </w:rPr>
              <w:t>Komunikace</w:t>
            </w:r>
          </w:p>
        </w:tc>
        <w:tc>
          <w:tcPr>
            <w:tcW w:w="7122" w:type="dxa"/>
            <w:tcBorders>
              <w:bottom w:val="single" w:sz="4" w:space="0" w:color="auto"/>
            </w:tcBorders>
          </w:tcPr>
          <w:p w:rsidR="0006590A" w:rsidRDefault="0006590A">
            <w:pPr>
              <w:keepNext w:val="0"/>
              <w:autoSpaceDE w:val="0"/>
              <w:autoSpaceDN w:val="0"/>
              <w:adjustRightInd w:val="0"/>
              <w:spacing w:line="240" w:lineRule="auto"/>
              <w:jc w:val="left"/>
              <w:rPr>
                <w:rFonts w:ascii="Century Gothic" w:hAnsi="Century Gothic"/>
                <w:i/>
                <w:iCs/>
                <w:sz w:val="20"/>
                <w:szCs w:val="20"/>
              </w:rPr>
            </w:pPr>
            <w:r>
              <w:rPr>
                <w:rFonts w:ascii="Century Gothic" w:hAnsi="Century Gothic"/>
                <w:i/>
                <w:iCs/>
                <w:sz w:val="20"/>
                <w:szCs w:val="20"/>
              </w:rPr>
              <w:t>Modem 56 kb/s; Síťová karta NetXtreme Gigabit PCI Express Ethernet Controller (10/100/1000)</w:t>
            </w:r>
          </w:p>
        </w:tc>
      </w:tr>
      <w:tr w:rsidR="0006590A">
        <w:tc>
          <w:tcPr>
            <w:tcW w:w="2088" w:type="dxa"/>
            <w:shd w:val="clear" w:color="auto" w:fill="FFCC99"/>
          </w:tcPr>
          <w:p w:rsidR="0006590A" w:rsidRDefault="0006590A">
            <w:pPr>
              <w:jc w:val="left"/>
              <w:rPr>
                <w:rFonts w:ascii="Century Gothic" w:hAnsi="Century Gothic"/>
                <w:b/>
                <w:bCs/>
                <w:i/>
                <w:iCs/>
                <w:sz w:val="20"/>
                <w:szCs w:val="20"/>
              </w:rPr>
            </w:pPr>
            <w:r>
              <w:rPr>
                <w:rFonts w:ascii="Century Gothic" w:hAnsi="Century Gothic"/>
                <w:b/>
                <w:bCs/>
                <w:i/>
                <w:iCs/>
                <w:sz w:val="20"/>
                <w:szCs w:val="20"/>
              </w:rPr>
              <w:t>Porty - rozhraní</w:t>
            </w:r>
          </w:p>
        </w:tc>
        <w:tc>
          <w:tcPr>
            <w:tcW w:w="7122" w:type="dxa"/>
            <w:shd w:val="clear" w:color="auto" w:fill="FFCC99"/>
          </w:tcPr>
          <w:p w:rsidR="0006590A" w:rsidRDefault="0006590A">
            <w:pPr>
              <w:keepNext w:val="0"/>
              <w:autoSpaceDE w:val="0"/>
              <w:autoSpaceDN w:val="0"/>
              <w:adjustRightInd w:val="0"/>
              <w:spacing w:line="240" w:lineRule="auto"/>
              <w:jc w:val="left"/>
              <w:rPr>
                <w:rFonts w:ascii="Century Gothic" w:hAnsi="Century Gothic"/>
                <w:i/>
                <w:iCs/>
                <w:sz w:val="20"/>
                <w:szCs w:val="20"/>
              </w:rPr>
            </w:pPr>
            <w:r>
              <w:rPr>
                <w:rFonts w:ascii="Century Gothic" w:hAnsi="Century Gothic"/>
                <w:i/>
                <w:iCs/>
                <w:sz w:val="20"/>
                <w:szCs w:val="20"/>
              </w:rPr>
              <w:t>4 porty USB 2.0, VGA, vstup mikrofonu, výstup zvuku, 1394, napájení, RJ - 11, RJ - 45, zámek, S - Video, paralelní port, sériový port, FIR, dokovací port, konektor pro cestovní baterii HP Travel Battery</w:t>
            </w:r>
          </w:p>
        </w:tc>
      </w:tr>
    </w:tbl>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Pr>
        <w:pStyle w:val="Nadpis1"/>
        <w:jc w:val="left"/>
      </w:pPr>
      <w:r>
        <w:br w:type="page"/>
      </w:r>
      <w:bookmarkStart w:id="7" w:name="_I._Teoreticko-_metodologická_část_1"/>
      <w:bookmarkEnd w:id="7"/>
      <w:r>
        <w:rPr>
          <w:shd w:val="clear" w:color="auto" w:fill="003366"/>
        </w:rPr>
        <w:t>I. Teoreticko -  metodologická část</w:t>
      </w:r>
      <w:r>
        <w:t xml:space="preserve">                                        </w:t>
      </w:r>
      <w:r>
        <w:rPr>
          <w:i/>
          <w:iCs/>
          <w:sz w:val="20"/>
          <w:szCs w:val="20"/>
        </w:rPr>
        <w:t xml:space="preserve">zpět na </w:t>
      </w:r>
      <w:hyperlink w:anchor="_Obsah:" w:history="1">
        <w:r>
          <w:rPr>
            <w:rStyle w:val="Hypertextovodkaz"/>
            <w:i/>
            <w:iCs/>
            <w:color w:val="auto"/>
            <w:sz w:val="20"/>
            <w:szCs w:val="20"/>
          </w:rPr>
          <w:t>ob</w:t>
        </w:r>
        <w:r>
          <w:rPr>
            <w:rStyle w:val="Hypertextovodkaz"/>
            <w:i/>
            <w:iCs/>
            <w:color w:val="auto"/>
            <w:sz w:val="20"/>
            <w:szCs w:val="20"/>
          </w:rPr>
          <w:t>s</w:t>
        </w:r>
        <w:r>
          <w:rPr>
            <w:rStyle w:val="Hypertextovodkaz"/>
            <w:i/>
            <w:iCs/>
            <w:color w:val="auto"/>
            <w:sz w:val="20"/>
            <w:szCs w:val="20"/>
          </w:rPr>
          <w:t>ah</w:t>
        </w:r>
      </w:hyperlink>
    </w:p>
    <w:p w:rsidR="0006590A" w:rsidRDefault="0006590A"/>
    <w:p w:rsidR="0006590A" w:rsidRDefault="0006590A">
      <w:pPr>
        <w:pStyle w:val="Nadpis2"/>
      </w:pPr>
      <w:bookmarkStart w:id="8" w:name="_1._Vyučovací_proces_jako systém"/>
      <w:bookmarkEnd w:id="8"/>
      <w:r>
        <w:rPr>
          <w:shd w:val="clear" w:color="auto" w:fill="003366"/>
        </w:rPr>
        <w:t xml:space="preserve">1. Vyučovací proces jako systém </w:t>
      </w:r>
      <w:r>
        <w:t xml:space="preserve">                                                        </w:t>
      </w:r>
      <w:r>
        <w:rPr>
          <w:i/>
          <w:iCs/>
          <w:sz w:val="20"/>
          <w:szCs w:val="20"/>
        </w:rPr>
        <w:t xml:space="preserve">zpět na </w:t>
      </w:r>
      <w:hyperlink w:anchor="_Obsah:" w:history="1">
        <w:r>
          <w:rPr>
            <w:rStyle w:val="Hypertextovodkaz"/>
            <w:i/>
            <w:iCs/>
            <w:color w:val="auto"/>
            <w:sz w:val="20"/>
            <w:szCs w:val="20"/>
          </w:rPr>
          <w:t>obsah</w:t>
        </w:r>
      </w:hyperlink>
    </w:p>
    <w:p w:rsidR="0006590A" w:rsidRDefault="0006590A"/>
    <w:p w:rsidR="0006590A" w:rsidRDefault="0006590A">
      <w:r>
        <w:t xml:space="preserve">     Vyučovací proces tvoří složitou jednotu činnosti učitele a činnosti žáků, zaměřenou ke sp</w:t>
      </w:r>
      <w:r>
        <w:t>o</w:t>
      </w:r>
      <w:r>
        <w:t>lečnému cíli, kterým je osvojení vědomostí, dovedností a návyků žáků, jejich všestranný rozvoj. Činnost učitele je zaměřena na podněcování a řízení učení žáků. Toto řízení spočívá ve vzbuzení zájmu žáků o učení, ve výběru učiva, v jeho zdůvodňování, v ukládání úkolů a v kontrole jejich plnění. Učení žáků se neomezuje jen osvojení toho, co předkládá učitel, je to zároveň složitý pr</w:t>
      </w:r>
      <w:r>
        <w:t>o</w:t>
      </w:r>
      <w:r>
        <w:t>ces poznávací činnosti, v níž probíhá osvojení zobecněných zkušeností, při níž žáci získávají individuální zkušenost.</w:t>
      </w:r>
    </w:p>
    <w:p w:rsidR="0006590A" w:rsidRDefault="0006590A">
      <w:r>
        <w:t xml:space="preserve">      Vyučovací proces je tedy procesem interakce mezi učitelem a žákem, popř. skupinou ž</w:t>
      </w:r>
      <w:r>
        <w:t>á</w:t>
      </w:r>
      <w:r>
        <w:t>ků. Poznávací činnost jednotlivých žáků probíhá ovšem i v interakci s ostatními žáky ve sk</w:t>
      </w:r>
      <w:r>
        <w:t>u</w:t>
      </w:r>
      <w:r>
        <w:t xml:space="preserve">pině, ve třídě. Tyto složité vztahy umožňují výměnu informací, vzájemnou pomoc v rámci hodnocení výsledků vyučování. </w:t>
      </w:r>
    </w:p>
    <w:p w:rsidR="0006590A" w:rsidRDefault="0006590A">
      <w:r>
        <w:t xml:space="preserve">     Vyučovací proces je nejvýznamnější formou řízeného a plánovitého formování osobnosti čl</w:t>
      </w:r>
      <w:r>
        <w:t>o</w:t>
      </w:r>
      <w:r>
        <w:t xml:space="preserve">věka a po stránce rozumové, volní a citové. </w:t>
      </w:r>
    </w:p>
    <w:p w:rsidR="0006590A" w:rsidRDefault="0006590A">
      <w:r>
        <w:t xml:space="preserve">     Z hlediska systémové teorie je nutno na vyučovací proces pohlížet jako na složitý, hor</w:t>
      </w:r>
      <w:r>
        <w:t>i</w:t>
      </w:r>
      <w:r>
        <w:t>zontálně i vertikálně strukturovaný systém, tj. jako na „účelově definov</w:t>
      </w:r>
      <w:r>
        <w:t>a</w:t>
      </w:r>
      <w:r>
        <w:t>ný soubor prvků a vztahů mezi nimi a jejich vlastnostmi, který se jako celek vyznačuje určitou kvalitou, jedno</w:t>
      </w:r>
      <w:r>
        <w:t>t</w:t>
      </w:r>
      <w:r>
        <w:t xml:space="preserve">ností, celistvostí a určitým chováním. </w:t>
      </w:r>
    </w:p>
    <w:p w:rsidR="0006590A" w:rsidRDefault="0006590A">
      <w:r>
        <w:t xml:space="preserve">     Charakter prvku daného systému mají kategorie lidských činitelů, cíle, obsahu, podmínek a prostředků vyučovacího procesu. Všechny tyto prvky jsou v mnohačetných vzájemných vzt</w:t>
      </w:r>
      <w:r>
        <w:t>a</w:t>
      </w:r>
      <w:r>
        <w:t>zích, vzájemně na sebe působí, podmiňují se a determinují, přičemž primární řídící a koord</w:t>
      </w:r>
      <w:r>
        <w:t>i</w:t>
      </w:r>
      <w:r>
        <w:t>nační úloha připadá kategorii cíle. Systém vyučovacího procesu je tudíž příkladem vysoce složitých, tzv. c</w:t>
      </w:r>
      <w:r>
        <w:t>í</w:t>
      </w:r>
      <w:r>
        <w:t xml:space="preserve">lených a sebeorganizujících systémů, které podřizují své chování k dosažení určitého cíle a mají schopnost měnit svou organizaci (strukturu). </w:t>
      </w:r>
    </w:p>
    <w:p w:rsidR="0006590A" w:rsidRDefault="0006590A">
      <w:r>
        <w:t xml:space="preserve">     Kromě vnitřní spojitosti a vztahů mezi prvky má systém též těsné vazby ke svému prostř</w:t>
      </w:r>
      <w:r>
        <w:t>e</w:t>
      </w:r>
      <w:r>
        <w:t>dí (okolí systému), s nímž tvoří nerozbornou jednotu. Každý systém lze tedy chápat jako prvek (podsystém) systému vyššího řádu a naopak, každý jeho prvek se může jevit jako sy</w:t>
      </w:r>
      <w:r>
        <w:t>s</w:t>
      </w:r>
      <w:r>
        <w:t xml:space="preserve">tém nižšího řádu (tzv. hierarchie, mnohostupňovitost struktury systému). Proto i vyučovací proces je zároveň systémem a podsystémem. </w:t>
      </w:r>
    </w:p>
    <w:p w:rsidR="0006590A" w:rsidRDefault="0006590A">
      <w:r>
        <w:t xml:space="preserve">     Zvláštní postavení mezi prvky systému vyučovacího procesu má podsystém lidských čin</w:t>
      </w:r>
      <w:r>
        <w:t>i</w:t>
      </w:r>
      <w:r>
        <w:t xml:space="preserve">telů, tj. kategorie </w:t>
      </w:r>
      <w:r>
        <w:rPr>
          <w:i/>
          <w:iCs/>
        </w:rPr>
        <w:t>učitele a žáka.</w:t>
      </w:r>
      <w:r>
        <w:t xml:space="preserve"> Lze jej charakterizovat jako složitou jednotu činností učitele a činno</w:t>
      </w:r>
      <w:r>
        <w:t>s</w:t>
      </w:r>
      <w:r>
        <w:t xml:space="preserve">tí žáků, zaměřenou ke společnému cíli, jako komplex vyučování a učení. </w:t>
      </w:r>
    </w:p>
    <w:p w:rsidR="0006590A" w:rsidRDefault="0006590A">
      <w:r>
        <w:t xml:space="preserve">     </w:t>
      </w:r>
      <w:commentRangeStart w:id="9"/>
      <w:r>
        <w:t>Jeho vnitřní povaha je charakterizována složitými vztahy mezi jeho základními kompone</w:t>
      </w:r>
      <w:r>
        <w:t>n</w:t>
      </w:r>
      <w:r>
        <w:t>t</w:t>
      </w:r>
      <w:r>
        <w:t>a</w:t>
      </w:r>
      <w:r>
        <w:t>mi. Jsou to: cíle procesu vyučování, jeho obsah (učivo), součinnost učitele a žáka, metody a o</w:t>
      </w:r>
      <w:r>
        <w:t>r</w:t>
      </w:r>
      <w:r>
        <w:t>ganizační formy vyučování, jeho podmínky</w:t>
      </w:r>
      <w:commentRangeEnd w:id="9"/>
      <w:r>
        <w:rPr>
          <w:rStyle w:val="Odkaznakoment"/>
          <w:vanish/>
        </w:rPr>
        <w:commentReference w:id="9"/>
      </w:r>
      <w:r>
        <w:t xml:space="preserve"> (Skalková, 2007, s.111).</w:t>
      </w:r>
    </w:p>
    <w:p w:rsidR="0006590A" w:rsidRDefault="0006590A">
      <w:r>
        <w:t xml:space="preserve">Činnost učitele nazýváme vyučováním. </w:t>
      </w:r>
    </w:p>
    <w:p w:rsidR="0006590A" w:rsidRDefault="0006590A">
      <w:r>
        <w:t xml:space="preserve">V čem tedy spočívá povaha vyučování?  J. Skalková definuje vyučovací proces takto: </w:t>
      </w:r>
      <w:commentRangeStart w:id="10"/>
      <w:r>
        <w:t>„ Vy</w:t>
      </w:r>
      <w:r>
        <w:t>u</w:t>
      </w:r>
      <w:r>
        <w:t>čování představuje specifický druh lidské činnosti, spočívající ve vzájemné součinnosti učit</w:t>
      </w:r>
      <w:r>
        <w:t>e</w:t>
      </w:r>
      <w:r>
        <w:t>le a žáků, které směřuje k určitém cílům. Působení vzájemných vztahů mezi těmito komp</w:t>
      </w:r>
      <w:r>
        <w:t>o</w:t>
      </w:r>
      <w:r>
        <w:t>nentami se projevuje v dynamice vyučovac</w:t>
      </w:r>
      <w:r>
        <w:t>í</w:t>
      </w:r>
      <w:r>
        <w:t>ho procesu “ (Skalková, 2007,s.118).</w:t>
      </w:r>
    </w:p>
    <w:commentRangeEnd w:id="10"/>
    <w:p w:rsidR="0006590A" w:rsidRDefault="0006590A">
      <w:r>
        <w:t xml:space="preserve">     </w:t>
      </w:r>
      <w:r>
        <w:rPr>
          <w:rStyle w:val="Odkaznakoment"/>
          <w:vanish/>
        </w:rPr>
        <w:commentReference w:id="10"/>
      </w:r>
      <w:r>
        <w:t>Učitel se ve vyučovacím procesu nachází ve velmi osobité komplexní situaci, kde v této situ</w:t>
      </w:r>
      <w:r>
        <w:t>a</w:t>
      </w:r>
      <w:r>
        <w:t>ci zpracovává myšlenky, usuzuje, plánuje, hodnotí a rozhoduje. Didaktické postupy, jak učitel vede výuku, jak dovede zaujmout žáky, jsou v podstatné míře určovány jeho myšlenk</w:t>
      </w:r>
      <w:r>
        <w:t>o</w:t>
      </w:r>
      <w:r>
        <w:t>vými pr</w:t>
      </w:r>
      <w:r>
        <w:t>o</w:t>
      </w:r>
      <w:r>
        <w:t xml:space="preserve">cesy společně s motivací, zájmy, stavy apod. </w:t>
      </w:r>
    </w:p>
    <w:p w:rsidR="0006590A" w:rsidRDefault="0006590A"/>
    <w:p w:rsidR="0006590A" w:rsidRDefault="0006590A">
      <w:pPr>
        <w:jc w:val="left"/>
      </w:pPr>
      <w:r>
        <w:br w:type="page"/>
      </w:r>
      <w:commentRangeStart w:id="11"/>
      <w:r>
        <w:t>M.Čadílek a A.Loveček popisují model vyučovacího procesu takto: (Čadílek, Loveček ,2003 s.19)</w:t>
      </w:r>
    </w:p>
    <w:commentRangeEnd w:id="11"/>
    <w:p w:rsidR="0006590A" w:rsidRDefault="0006590A">
      <w:r>
        <w:rPr>
          <w:rStyle w:val="Odkaznakoment"/>
          <w:vanish/>
        </w:rPr>
        <w:commentReference w:id="11"/>
      </w:r>
    </w:p>
    <w:p w:rsidR="0006590A" w:rsidRDefault="0006590A">
      <w:pPr>
        <w:rPr>
          <w:b/>
          <w:bCs/>
        </w:rPr>
      </w:pPr>
      <w:r>
        <w:rPr>
          <w:b/>
          <w:bCs/>
        </w:rPr>
        <w:t>Obr.1 Model didaktického procesu</w:t>
      </w:r>
    </w:p>
    <w:p w:rsidR="0006590A" w:rsidRDefault="0006590A"/>
    <w:p w:rsidR="0006590A" w:rsidRDefault="00254FD9">
      <w:r>
        <w:rPr>
          <w:noProof/>
        </w:rPr>
        <w:drawing>
          <wp:anchor distT="0" distB="0" distL="114300" distR="114300" simplePos="0" relativeHeight="251652096" behindDoc="1" locked="0" layoutInCell="1" allowOverlap="1">
            <wp:simplePos x="0" y="0"/>
            <wp:positionH relativeFrom="column">
              <wp:posOffset>0</wp:posOffset>
            </wp:positionH>
            <wp:positionV relativeFrom="paragraph">
              <wp:posOffset>99060</wp:posOffset>
            </wp:positionV>
            <wp:extent cx="5486400" cy="3924935"/>
            <wp:effectExtent l="19050" t="0" r="0" b="0"/>
            <wp:wrapTight wrapText="bothSides">
              <wp:wrapPolygon edited="0">
                <wp:start x="-75" y="0"/>
                <wp:lineTo x="-75" y="21492"/>
                <wp:lineTo x="21600" y="21492"/>
                <wp:lineTo x="21600" y="0"/>
                <wp:lineTo x="-75" y="0"/>
              </wp:wrapPolygon>
            </wp:wrapTight>
            <wp:docPr id="180" name="obráze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0" cstate="print"/>
                    <a:srcRect/>
                    <a:stretch>
                      <a:fillRect/>
                    </a:stretch>
                  </pic:blipFill>
                  <pic:spPr bwMode="auto">
                    <a:xfrm>
                      <a:off x="0" y="0"/>
                      <a:ext cx="5486400" cy="3924935"/>
                    </a:xfrm>
                    <a:prstGeom prst="rect">
                      <a:avLst/>
                    </a:prstGeom>
                    <a:noFill/>
                    <a:ln w="9525">
                      <a:noFill/>
                      <a:miter lim="800000"/>
                      <a:headEnd/>
                      <a:tailEnd/>
                    </a:ln>
                  </pic:spPr>
                </pic:pic>
              </a:graphicData>
            </a:graphic>
          </wp:anchor>
        </w:drawing>
      </w:r>
    </w:p>
    <w:p w:rsidR="0006590A" w:rsidRDefault="0006590A"/>
    <w:p w:rsidR="0006590A" w:rsidRDefault="0006590A"/>
    <w:p w:rsidR="0006590A" w:rsidRDefault="0006590A"/>
    <w:p w:rsidR="0006590A" w:rsidRDefault="0006590A">
      <w:pPr>
        <w:pStyle w:val="Normln1"/>
        <w:jc w:val="left"/>
      </w:pPr>
    </w:p>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Pr>
        <w:pStyle w:val="Nadpis3"/>
      </w:pPr>
      <w:bookmarkStart w:id="12" w:name="_1.1_Osvojování_vědomostí_a pracovní"/>
      <w:bookmarkEnd w:id="12"/>
      <w:r>
        <w:rPr>
          <w:shd w:val="clear" w:color="auto" w:fill="003366"/>
        </w:rPr>
        <w:t xml:space="preserve">1.1 Osvojování vědomostí a pracovních dovedností </w:t>
      </w:r>
      <w:r>
        <w:t xml:space="preserve">                                            </w:t>
      </w:r>
      <w:r>
        <w:rPr>
          <w:i/>
          <w:iCs/>
          <w:sz w:val="20"/>
          <w:szCs w:val="20"/>
        </w:rPr>
        <w:t xml:space="preserve">zpět na </w:t>
      </w:r>
      <w:hyperlink w:anchor="_Obsah:" w:history="1">
        <w:r>
          <w:rPr>
            <w:rStyle w:val="Hypertextovodkaz"/>
            <w:i/>
            <w:iCs/>
            <w:color w:val="auto"/>
            <w:sz w:val="20"/>
            <w:szCs w:val="20"/>
          </w:rPr>
          <w:t>ob</w:t>
        </w:r>
        <w:r>
          <w:rPr>
            <w:rStyle w:val="Hypertextovodkaz"/>
            <w:i/>
            <w:iCs/>
            <w:color w:val="auto"/>
            <w:sz w:val="20"/>
            <w:szCs w:val="20"/>
          </w:rPr>
          <w:t>s</w:t>
        </w:r>
        <w:r>
          <w:rPr>
            <w:rStyle w:val="Hypertextovodkaz"/>
            <w:i/>
            <w:iCs/>
            <w:color w:val="auto"/>
            <w:sz w:val="20"/>
            <w:szCs w:val="20"/>
          </w:rPr>
          <w:t>ah</w:t>
        </w:r>
      </w:hyperlink>
    </w:p>
    <w:p w:rsidR="0006590A" w:rsidRDefault="0006590A"/>
    <w:p w:rsidR="0006590A" w:rsidRDefault="0006590A">
      <w:r>
        <w:t xml:space="preserve">     Učení je jedním z procesů formování vzdělané, samostatné a kultivované osobnosti. Výraz </w:t>
      </w:r>
      <w:r>
        <w:rPr>
          <w:i/>
          <w:iCs/>
        </w:rPr>
        <w:t>učení</w:t>
      </w:r>
      <w:r>
        <w:t xml:space="preserve"> označuje zpravidla osobní, či zprostředkované osvojování elementárnějších či širších poznatků a úkonů, na kterém se svým způsobem podílejí individuálně rozvinuté kvality p</w:t>
      </w:r>
      <w:r>
        <w:t>o</w:t>
      </w:r>
      <w:r>
        <w:t>znáv</w:t>
      </w:r>
      <w:r>
        <w:t>a</w:t>
      </w:r>
      <w:r>
        <w:t xml:space="preserve">cích, prožitkových  konativních funkcí. </w:t>
      </w:r>
    </w:p>
    <w:p w:rsidR="0006590A" w:rsidRDefault="0006590A">
      <w:r>
        <w:t xml:space="preserve">V užším slova smyslu se </w:t>
      </w:r>
      <w:r>
        <w:rPr>
          <w:i/>
          <w:iCs/>
        </w:rPr>
        <w:t>učení</w:t>
      </w:r>
      <w:r>
        <w:t xml:space="preserve"> definuje jako cílevědomé či řízené získávání vědomostí, d</w:t>
      </w:r>
      <w:r>
        <w:t>o</w:t>
      </w:r>
      <w:r>
        <w:t xml:space="preserve">vedností a návyků. </w:t>
      </w:r>
    </w:p>
    <w:p w:rsidR="0006590A" w:rsidRDefault="0006590A">
      <w:r>
        <w:t>Proces učení (motorické, verbální, sociální) tvoří jádro učební činnosti žáka. Učení spolu s hrou a prací patří k základním lidským činnostem. Učením získává člověk všechny své věd</w:t>
      </w:r>
      <w:r>
        <w:t>o</w:t>
      </w:r>
      <w:r>
        <w:t>mosti, dovednosti, zdokonaluje své schopnosti a osvojuje si nejrůznější postoje, normy a zp</w:t>
      </w:r>
      <w:r>
        <w:t>ů</w:t>
      </w:r>
      <w:r>
        <w:t>soby hodn</w:t>
      </w:r>
      <w:r>
        <w:t>o</w:t>
      </w:r>
      <w:r>
        <w:t xml:space="preserve">cení. Prostřednictvím učení mění, rozvíjí svoji osobnost. </w:t>
      </w:r>
    </w:p>
    <w:p w:rsidR="0006590A" w:rsidRDefault="0006590A">
      <w:r>
        <w:t xml:space="preserve">    </w:t>
      </w:r>
      <w:commentRangeStart w:id="13"/>
      <w:r>
        <w:t xml:space="preserve"> Požadavek současné doby na osvojování rozsáhlých vědomostí vede k rozporu s mo</w:t>
      </w:r>
      <w:r>
        <w:t>ž</w:t>
      </w:r>
      <w:r>
        <w:t>nostmi žáků a tradičními metodami vyučování. Vědomosti jsou nekvalitně osvojeny, nemají mnohdy mezi sebou logické vazby a žáci mají obtíže při využívání vědomostí v praxi.</w:t>
      </w:r>
    </w:p>
    <w:p w:rsidR="0006590A" w:rsidRDefault="0006590A">
      <w:r>
        <w:t>Termínem vědomosti označujeme soustavy představ a pojmů, které si žák osvojil. Podstatou osvojování vědomostí je z velké části využívání výsledků společenské zkušenosti. Nejedná se však pouze o pasivní převzetí poznatků, ale o jejich aktivní zpracování. Vědomosti jsou ve formě názorných pře</w:t>
      </w:r>
      <w:r>
        <w:t>d</w:t>
      </w:r>
      <w:r>
        <w:t>stav i ve formě nenázorných pojmů. Jsou výsledkem lidského učení a na jejich osvojení se nepodílí pouze paměť, ale jsou výsledkem všech poznávacích procesů, zejména pak intele</w:t>
      </w:r>
      <w:r>
        <w:t>k</w:t>
      </w:r>
      <w:r>
        <w:t xml:space="preserve">tových operací. </w:t>
      </w:r>
    </w:p>
    <w:p w:rsidR="0006590A" w:rsidRDefault="0006590A">
      <w:r>
        <w:br w:type="page"/>
        <w:t xml:space="preserve">     Z výzkumů paměti vyplývá, že efektivnější je učení smysluplného, logického materiálu, l</w:t>
      </w:r>
      <w:r>
        <w:t>o</w:t>
      </w:r>
      <w:r>
        <w:t>gické zapamatování a učení s pochopením je časově úspornější a také má trvalejší výsledky než pouhé mechanické memorování, které mnohdy vede k pouhému verbalismu.</w:t>
      </w:r>
    </w:p>
    <w:p w:rsidR="0006590A" w:rsidRDefault="0006590A">
      <w:r>
        <w:t>Jednotlivé poznávací operace a jejich kombinace se při osvojování vědomostí realizují na úrovni názorného poznání, slovního myšlení i vnější činnosti.</w:t>
      </w:r>
    </w:p>
    <w:p w:rsidR="0006590A" w:rsidRDefault="0006590A"/>
    <w:p w:rsidR="0006590A" w:rsidRDefault="0006590A">
      <w:pPr>
        <w:rPr>
          <w:u w:val="single"/>
        </w:rPr>
      </w:pPr>
      <w:r>
        <w:rPr>
          <w:u w:val="single"/>
        </w:rPr>
        <w:t>Názorný materiál umožňuje:</w:t>
      </w:r>
    </w:p>
    <w:p w:rsidR="0006590A" w:rsidRDefault="0006590A">
      <w:r>
        <w:t xml:space="preserve"> -  vnímání, formování představ,</w:t>
      </w:r>
    </w:p>
    <w:p w:rsidR="0006590A" w:rsidRDefault="0006590A">
      <w:r>
        <w:t xml:space="preserve"> -  zvyšuje motivaci k učení, působí na city, a tím příznivě ovlivňuje pozornost žáků, poch</w:t>
      </w:r>
      <w:r>
        <w:t>o</w:t>
      </w:r>
      <w:r>
        <w:t xml:space="preserve">pení látky a trvalejší uchování vědomostí,             </w:t>
      </w:r>
    </w:p>
    <w:p w:rsidR="0006590A" w:rsidRDefault="0006590A">
      <w:r>
        <w:t xml:space="preserve"> -  pomáhá k lepšímu pochopení podstatných znaků.</w:t>
      </w:r>
    </w:p>
    <w:p w:rsidR="0006590A" w:rsidRDefault="0006590A"/>
    <w:p w:rsidR="0006590A" w:rsidRDefault="0006590A">
      <w:r>
        <w:t xml:space="preserve">     Při práci s názorným materiálem je nutno využívat metodu názornosti spojenou se slovním výkladem. Učitel tak reguluje vnímání  žáků. Názorné poznání se zdokonaluje spojením s myšl</w:t>
      </w:r>
      <w:r>
        <w:t>e</w:t>
      </w:r>
      <w:r>
        <w:t>ním a řečí. Kritériem pro osvojení vědomostí by neměla být pouze slovní reprodukce, ale osvoj</w:t>
      </w:r>
      <w:r>
        <w:t>e</w:t>
      </w:r>
      <w:r>
        <w:t xml:space="preserve">ním rozumíme ten stav, kdy žák dovede s pojmem pracovat "manipulovat" a užívat jej.            </w:t>
      </w:r>
    </w:p>
    <w:p w:rsidR="0006590A" w:rsidRDefault="0006590A">
      <w:r>
        <w:t xml:space="preserve">     Podstatný význam při osvojování poznatků má pochopení vztahů mezi jevy a pojmy, p</w:t>
      </w:r>
      <w:r>
        <w:t>o</w:t>
      </w:r>
      <w:r>
        <w:t>chopení celistvosti skutečnosti, kterou poznáváme. Zde zapojujeme zejména myšlení. Po</w:t>
      </w:r>
      <w:r>
        <w:t>d</w:t>
      </w:r>
      <w:r>
        <w:t xml:space="preserve">statné vztahy se označují jako zákony, nejobecnější zákony jako principy. </w:t>
      </w:r>
    </w:p>
    <w:p w:rsidR="0006590A" w:rsidRDefault="0006590A">
      <w:r>
        <w:t>Časový sled osvojovaných vědomostí může mít příznivý vliv na trvalost a kvalitu osvojení, jedná se o časový sled zařazených témat a dále o opakované setkávání se s pojmem nebo principem na různých stupních školy a v různých ročnících /tím se zabývá zejména didaktika/. Cesta od pojmů předvědeckých k pojmům vědeckým se nazývá učení ve spirále. Žák se vrací k témuž pojmu nebo principu ne však na stejné úrovni / v kruhu /, ale na úrovni vyšší / ve spirále /. Mezery na nižších stupních spirály ztěžují učení a intelektový vývoj žáka.</w:t>
      </w:r>
    </w:p>
    <w:p w:rsidR="0006590A" w:rsidRDefault="0006590A">
      <w:r>
        <w:t xml:space="preserve">Při osvojování vědomostí působí tzv. </w:t>
      </w:r>
      <w:r>
        <w:rPr>
          <w:b/>
        </w:rPr>
        <w:t>transfer</w:t>
      </w:r>
      <w:r>
        <w:t xml:space="preserve"> tj. přenos podporující osvojování vědomostí /např. transfer poznatků nebo postupu z jednoho předmětu do druhého/ a </w:t>
      </w:r>
      <w:r>
        <w:rPr>
          <w:b/>
        </w:rPr>
        <w:t>interference</w:t>
      </w:r>
      <w:r>
        <w:t xml:space="preserve"> tj. n</w:t>
      </w:r>
      <w:r>
        <w:t>e</w:t>
      </w:r>
      <w:r>
        <w:t>příznivé působení vědomostí z minulosti /např. střetávání předvědeckých pojmů s vědeckými, nebo známá jazyková interference/ (Podpůrné texty, Praha, ČZU).</w:t>
      </w:r>
    </w:p>
    <w:commentRangeEnd w:id="13"/>
    <w:p w:rsidR="0006590A" w:rsidRDefault="0006590A">
      <w:r>
        <w:rPr>
          <w:rStyle w:val="Odkaznakoment"/>
          <w:vanish/>
        </w:rPr>
        <w:commentReference w:id="13"/>
      </w:r>
      <w:r>
        <w:t xml:space="preserve">     </w:t>
      </w:r>
    </w:p>
    <w:p w:rsidR="0006590A" w:rsidRDefault="0006590A">
      <w:pPr>
        <w:rPr>
          <w:u w:val="single"/>
        </w:rPr>
      </w:pPr>
      <w:r>
        <w:t xml:space="preserve">  </w:t>
      </w:r>
      <w:r>
        <w:rPr>
          <w:u w:val="single"/>
        </w:rPr>
        <w:t>Obvykle uvád</w:t>
      </w:r>
      <w:r>
        <w:rPr>
          <w:rFonts w:ascii="TTE1BF3B68t00" w:hAnsi="TTE1BF3B68t00" w:cs="TTE1BF3B68t00"/>
          <w:u w:val="single"/>
        </w:rPr>
        <w:t>ě</w:t>
      </w:r>
      <w:r>
        <w:rPr>
          <w:u w:val="single"/>
        </w:rPr>
        <w:t>né etapy vyu</w:t>
      </w:r>
      <w:r>
        <w:rPr>
          <w:rFonts w:ascii="TTE1BEE530t00" w:hAnsi="TTE1BEE530t00" w:cs="TTE1BEE530t00"/>
          <w:u w:val="single"/>
        </w:rPr>
        <w:t>č</w:t>
      </w:r>
      <w:r>
        <w:rPr>
          <w:u w:val="single"/>
        </w:rPr>
        <w:t>ovacího procesu:</w:t>
      </w:r>
    </w:p>
    <w:p w:rsidR="0006590A" w:rsidRDefault="0006590A">
      <w:r>
        <w:rPr>
          <w:b/>
          <w:bCs/>
        </w:rPr>
        <w:t>1.</w:t>
      </w:r>
      <w:r>
        <w:t xml:space="preserve"> P</w:t>
      </w:r>
      <w:r>
        <w:rPr>
          <w:rFonts w:ascii="TTE1BF3B68t00" w:hAnsi="TTE1BF3B68t00" w:cs="TTE1BF3B68t00"/>
        </w:rPr>
        <w:t>ř</w:t>
      </w:r>
      <w:r>
        <w:t>íprava žák</w:t>
      </w:r>
      <w:r>
        <w:rPr>
          <w:rFonts w:ascii="TTE1BF3B68t00" w:hAnsi="TTE1BF3B68t00" w:cs="TTE1BF3B68t00"/>
        </w:rPr>
        <w:t xml:space="preserve">ů </w:t>
      </w:r>
      <w:r>
        <w:t>na aktivní osvojování u</w:t>
      </w:r>
      <w:r>
        <w:rPr>
          <w:rFonts w:ascii="TTE1BF3B68t00" w:hAnsi="TTE1BF3B68t00" w:cs="TTE1BF3B68t00"/>
        </w:rPr>
        <w:t>č</w:t>
      </w:r>
      <w:r>
        <w:t>iva – motivace.</w:t>
      </w:r>
    </w:p>
    <w:p w:rsidR="0006590A" w:rsidRDefault="0006590A">
      <w:pPr>
        <w:tabs>
          <w:tab w:val="left" w:pos="7762"/>
        </w:tabs>
      </w:pPr>
      <w:r>
        <w:rPr>
          <w:b/>
          <w:bCs/>
        </w:rPr>
        <w:t>2.</w:t>
      </w:r>
      <w:r>
        <w:t xml:space="preserve"> Nové u</w:t>
      </w:r>
      <w:r>
        <w:rPr>
          <w:rFonts w:ascii="TTE1BF3B68t00" w:hAnsi="TTE1BF3B68t00" w:cs="TTE1BF3B68t00"/>
        </w:rPr>
        <w:t>č</w:t>
      </w:r>
      <w:r>
        <w:t>ivo, vytvá</w:t>
      </w:r>
      <w:r>
        <w:rPr>
          <w:rFonts w:ascii="TTE1BF3B68t00" w:hAnsi="TTE1BF3B68t00" w:cs="TTE1BF3B68t00"/>
        </w:rPr>
        <w:t>ř</w:t>
      </w:r>
      <w:r>
        <w:t>ení nových v</w:t>
      </w:r>
      <w:r>
        <w:rPr>
          <w:rFonts w:ascii="TTE1BF3B68t00" w:hAnsi="TTE1BF3B68t00" w:cs="TTE1BF3B68t00"/>
        </w:rPr>
        <w:t>ě</w:t>
      </w:r>
      <w:r>
        <w:t>domostí a dovedností – expozice.</w:t>
      </w:r>
      <w:r>
        <w:tab/>
      </w:r>
    </w:p>
    <w:p w:rsidR="0006590A" w:rsidRDefault="0006590A">
      <w:r>
        <w:rPr>
          <w:b/>
          <w:bCs/>
        </w:rPr>
        <w:t>3.</w:t>
      </w:r>
      <w:r>
        <w:t xml:space="preserve"> Upev</w:t>
      </w:r>
      <w:r>
        <w:rPr>
          <w:rFonts w:ascii="TTE1BF3B68t00" w:hAnsi="TTE1BF3B68t00" w:cs="TTE1BF3B68t00"/>
        </w:rPr>
        <w:t>ň</w:t>
      </w:r>
      <w:r>
        <w:t>ování a prohlubování u</w:t>
      </w:r>
      <w:r>
        <w:rPr>
          <w:rFonts w:ascii="TTE1BF3B68t00" w:hAnsi="TTE1BF3B68t00" w:cs="TTE1BF3B68t00"/>
        </w:rPr>
        <w:t>č</w:t>
      </w:r>
      <w:r>
        <w:t>iva, používání osvojených v</w:t>
      </w:r>
      <w:r>
        <w:rPr>
          <w:rFonts w:ascii="TTE1BF3B68t00" w:hAnsi="TTE1BF3B68t00" w:cs="TTE1BF3B68t00"/>
        </w:rPr>
        <w:t>ě</w:t>
      </w:r>
      <w:r>
        <w:t xml:space="preserve">domostí a dovedností – fixace, </w:t>
      </w:r>
    </w:p>
    <w:p w:rsidR="0006590A" w:rsidRDefault="0006590A">
      <w:r>
        <w:t xml:space="preserve">    aplikace.</w:t>
      </w:r>
    </w:p>
    <w:p w:rsidR="0006590A" w:rsidRDefault="0006590A">
      <w:pPr>
        <w:rPr>
          <w:sz w:val="20"/>
          <w:szCs w:val="20"/>
        </w:rPr>
      </w:pPr>
      <w:r>
        <w:rPr>
          <w:b/>
          <w:bCs/>
        </w:rPr>
        <w:t>4.</w:t>
      </w:r>
      <w:r>
        <w:t xml:space="preserve"> Prov</w:t>
      </w:r>
      <w:r>
        <w:rPr>
          <w:rFonts w:ascii="TTE1BF3B68t00" w:hAnsi="TTE1BF3B68t00" w:cs="TTE1BF3B68t00"/>
        </w:rPr>
        <w:t>ěř</w:t>
      </w:r>
      <w:r>
        <w:t>ování výsledk</w:t>
      </w:r>
      <w:r>
        <w:rPr>
          <w:rFonts w:ascii="TTE1BF3B68t00" w:hAnsi="TTE1BF3B68t00" w:cs="TTE1BF3B68t00"/>
        </w:rPr>
        <w:t xml:space="preserve">ů </w:t>
      </w:r>
      <w:r>
        <w:t>celého procesu výuky – diagnostika, klasifikace</w:t>
      </w:r>
      <w:r>
        <w:sym w:font="Symbol" w:char="F0DE"/>
      </w:r>
      <w:r>
        <w:t>VERIFIKACE</w:t>
      </w:r>
    </w:p>
    <w:p w:rsidR="0006590A" w:rsidRDefault="0006590A">
      <w:r>
        <w:rPr>
          <w:noProof/>
        </w:rPr>
        <w:pict>
          <v:group id="_x0000_s1220" editas="stacked" style="position:absolute;left:0;text-align:left;margin-left:-36pt;margin-top:1.4pt;width:607.2pt;height:196.7pt;z-index:-251663360" coordorigin="2761,9132" coordsize="8640,8640" wrapcoords="2827 989 2827 3957 7573 4947 8933 4947 480 19621 21093 19621 11173 2144 10800 1814 9627 989 2827 989">
            <o:diagram v:ext="edit" dgmstyle="0" dgmfontsize="12" constrainbounds="2977,9348,11185,17556">
              <o:relationtable v:ext="edit">
                <o:rel v:ext="edit" idsrc="#_s1225" iddest="#_s1225"/>
                <o:rel v:ext="edit" idsrc="#_s1235" iddest="#_s1235"/>
                <o:rel v:ext="edit" idsrc="#_s1222" iddest="#_s1222"/>
                <o:rel v:ext="edit" idsrc="#_s1223" iddest="#_s1223"/>
              </o:relationtable>
            </o:diagram>
            <v:shape id="_x0000_s1219" type="#_x0000_t75" style="position:absolute;left:2761;top:9132;width:8640;height:8640" o:preferrelative="f">
              <v:fill o:detectmouseclick="t"/>
              <v:path o:extrusionok="t" o:connecttype="none"/>
              <o:lock v:ext="edit" aspectratio="f" text="t"/>
            </v:shape>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s1225" o:spid="_x0000_s1225" type="#_x0000_t8" style="position:absolute;left:6055;top:9898;width:2052;height:1777;flip:y;v-text-anchor:middle" o:dgmnodekind="0" adj="10800" fillcolor="#f9c" strokeweight=".37pt" insetpen="t">
              <v:textbox style="mso-next-textbox:#_s1225" inset=",0,0,0">
                <w:txbxContent>
                  <w:p w:rsidR="0006590A" w:rsidRDefault="0006590A">
                    <w:pPr>
                      <w:jc w:val="left"/>
                      <w:rPr>
                        <w:b/>
                        <w:bCs/>
                      </w:rPr>
                    </w:pPr>
                    <w:r>
                      <w:rPr>
                        <w:b/>
                        <w:bCs/>
                        <w:sz w:val="16"/>
                        <w:szCs w:val="16"/>
                      </w:rPr>
                      <w:t>MOTIVACE</w:t>
                    </w:r>
                  </w:p>
                </w:txbxContent>
              </v:textbox>
            </v:shape>
            <v:shape id="_s1235" o:spid="_x0000_s1235" type="#_x0000_t8" style="position:absolute;left:5029;top:11675;width:4104;height:1777;flip:y;v-text-anchor:middle" o:dgmnodekind="0" fillcolor="#bbe0e3" strokeweight=".1297mm" insetpen="t">
              <v:textbox style="mso-next-textbox:#_s1235">
                <w:txbxContent>
                  <w:p w:rsidR="0006590A" w:rsidRDefault="0006590A">
                    <w:pPr>
                      <w:jc w:val="center"/>
                      <w:rPr>
                        <w:b/>
                        <w:bCs/>
                      </w:rPr>
                    </w:pPr>
                    <w:r>
                      <w:rPr>
                        <w:b/>
                        <w:bCs/>
                      </w:rPr>
                      <w:t>EXPOZICE</w:t>
                    </w:r>
                  </w:p>
                </w:txbxContent>
              </v:textbox>
            </v:shape>
            <v:shape id="_s1222" o:spid="_x0000_s1222" type="#_x0000_t8" style="position:absolute;left:4003;top:13452;width:6156;height:1777;flip:y;v-text-anchor:middle" o:dgmnodekind="0" adj="3600" fillcolor="yellow" strokeweight=".37pt" insetpen="t">
              <v:textbox style="mso-next-textbox:#_s1222" inset="1.1684mm,.58419mm,1.1684mm,.58419mm">
                <w:txbxContent>
                  <w:p w:rsidR="0006590A" w:rsidRDefault="0006590A">
                    <w:pPr>
                      <w:jc w:val="center"/>
                      <w:rPr>
                        <w:b/>
                        <w:bCs/>
                      </w:rPr>
                    </w:pPr>
                    <w:r>
                      <w:rPr>
                        <w:b/>
                        <w:bCs/>
                      </w:rPr>
                      <w:t>FIXACE, APLIKACE</w:t>
                    </w:r>
                  </w:p>
                </w:txbxContent>
              </v:textbox>
            </v:shape>
            <v:shape id="_s1223" o:spid="_x0000_s1223" type="#_x0000_t8" style="position:absolute;left:2977;top:15229;width:8208;height:1777;flip:y;v-text-anchor:middle" o:dgmnodekind="0" adj="2700" fillcolor="aqua" strokeweight=".37pt" insetpen="t">
              <v:textbox style="mso-next-textbox:#_s1223" inset="1.1684mm,.58419mm,1.1684mm,.58419mm">
                <w:txbxContent>
                  <w:p w:rsidR="0006590A" w:rsidRDefault="0006590A">
                    <w:pPr>
                      <w:jc w:val="center"/>
                      <w:rPr>
                        <w:b/>
                        <w:bCs/>
                      </w:rPr>
                    </w:pPr>
                    <w:r>
                      <w:rPr>
                        <w:b/>
                        <w:bCs/>
                      </w:rPr>
                      <w:t>VERIFIKACE,</w:t>
                    </w:r>
                  </w:p>
                  <w:p w:rsidR="0006590A" w:rsidRDefault="0006590A">
                    <w:pPr>
                      <w:jc w:val="center"/>
                      <w:rPr>
                        <w:b/>
                        <w:bCs/>
                      </w:rPr>
                    </w:pPr>
                    <w:r>
                      <w:rPr>
                        <w:b/>
                        <w:bCs/>
                      </w:rPr>
                      <w:t>DIAGNOSTIKA, KLASIF</w:t>
                    </w:r>
                    <w:r>
                      <w:rPr>
                        <w:b/>
                        <w:bCs/>
                      </w:rPr>
                      <w:t>I</w:t>
                    </w:r>
                    <w:r>
                      <w:rPr>
                        <w:b/>
                        <w:bCs/>
                      </w:rPr>
                      <w:t>KACE</w:t>
                    </w:r>
                  </w:p>
                  <w:p w:rsidR="0006590A" w:rsidRDefault="0006590A">
                    <w:pPr>
                      <w:numPr>
                        <w:ins w:id="14" w:author="Petr Řiháček" w:date="2010-02-02T08:58:00Z"/>
                      </w:numPr>
                    </w:pPr>
                  </w:p>
                </w:txbxContent>
              </v:textbox>
            </v:shape>
            <v:shapetype id="_x0000_t202" coordsize="21600,21600" o:spt="202" path="m,l,21600r21600,l21600,xe">
              <v:stroke joinstyle="miter"/>
              <v:path gradientshapeok="t" o:connecttype="rect"/>
            </v:shapetype>
            <v:shape id="_x0000_s1242" type="#_x0000_t202" style="position:absolute;left:3917;top:9534;width:2689;height:1186" stroked="f">
              <v:textbox style="mso-next-textbox:#_x0000_s1242">
                <w:txbxContent>
                  <w:p w:rsidR="0006590A" w:rsidRDefault="0006590A">
                    <w:pPr>
                      <w:rPr>
                        <w:b/>
                        <w:bCs/>
                      </w:rPr>
                    </w:pPr>
                    <w:r>
                      <w:rPr>
                        <w:b/>
                        <w:bCs/>
                      </w:rPr>
                      <w:t>Obr.2 Etapy vyučovacího pr</w:t>
                    </w:r>
                    <w:r>
                      <w:rPr>
                        <w:b/>
                        <w:bCs/>
                      </w:rPr>
                      <w:t>o</w:t>
                    </w:r>
                    <w:r>
                      <w:rPr>
                        <w:b/>
                        <w:bCs/>
                      </w:rPr>
                      <w:t>cesu</w:t>
                    </w:r>
                  </w:p>
                </w:txbxContent>
              </v:textbox>
            </v:shape>
            <w10:wrap type="tight"/>
          </v:group>
        </w:pict>
      </w:r>
    </w:p>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rsidP="00803C00">
      <w:pPr>
        <w:keepNext w:val="0"/>
        <w:numPr>
          <w:ilvl w:val="0"/>
          <w:numId w:val="6"/>
        </w:numPr>
        <w:autoSpaceDE w:val="0"/>
        <w:autoSpaceDN w:val="0"/>
        <w:adjustRightInd w:val="0"/>
        <w:spacing w:line="240" w:lineRule="auto"/>
      </w:pPr>
      <w:r>
        <w:br w:type="page"/>
        <w:t xml:space="preserve">     Poznávací proces by neměl smysl, kdyby nebyl spojen s lidskou činností, tedy s osvojováním si pracovních dovedností. </w:t>
      </w:r>
    </w:p>
    <w:p w:rsidR="0006590A" w:rsidRDefault="0006590A" w:rsidP="00803C00">
      <w:pPr>
        <w:keepNext w:val="0"/>
        <w:numPr>
          <w:ilvl w:val="0"/>
          <w:numId w:val="6"/>
        </w:numPr>
        <w:autoSpaceDE w:val="0"/>
        <w:autoSpaceDN w:val="0"/>
        <w:adjustRightInd w:val="0"/>
        <w:spacing w:line="240" w:lineRule="auto"/>
      </w:pPr>
      <w:r>
        <w:t xml:space="preserve">Setkáváme se tedy s pojmem dovednosti, který je s předešlým pojmem učení úzce spjat. </w:t>
      </w:r>
      <w:r>
        <w:rPr>
          <w:b/>
          <w:bCs/>
          <w:i/>
          <w:iCs/>
        </w:rPr>
        <w:t>D</w:t>
      </w:r>
      <w:r>
        <w:rPr>
          <w:b/>
          <w:bCs/>
          <w:i/>
          <w:iCs/>
        </w:rPr>
        <w:t>o</w:t>
      </w:r>
      <w:r>
        <w:rPr>
          <w:b/>
          <w:bCs/>
          <w:i/>
          <w:iCs/>
        </w:rPr>
        <w:t>ve</w:t>
      </w:r>
      <w:r>
        <w:rPr>
          <w:b/>
          <w:bCs/>
          <w:i/>
          <w:iCs/>
        </w:rPr>
        <w:t>d</w:t>
      </w:r>
      <w:r>
        <w:rPr>
          <w:b/>
          <w:bCs/>
          <w:i/>
          <w:iCs/>
        </w:rPr>
        <w:t>ností se obecně rozumí učením, na bázi schopností, získaná komplexnější připravenost provádět správně, rychle a úsporně určitou činnost vhodnou metodou.</w:t>
      </w:r>
      <w:r>
        <w:rPr>
          <w:i/>
          <w:iCs/>
        </w:rPr>
        <w:t xml:space="preserve"> </w:t>
      </w:r>
      <w:r>
        <w:t>Tyto fixované so</w:t>
      </w:r>
      <w:r>
        <w:t>u</w:t>
      </w:r>
      <w:r>
        <w:t>stavy post</w:t>
      </w:r>
      <w:r>
        <w:t>u</w:t>
      </w:r>
      <w:r>
        <w:t>pů představují nejen senzomotorické, ale také intelektuální úkony i určité sociálně interakční komponenty. Na rozdíl od vědomostí, které se týkají zvláště toho, co člověk ví, zahrnují dove</w:t>
      </w:r>
      <w:r>
        <w:t>d</w:t>
      </w:r>
      <w:r>
        <w:t>nosti především to, jak s tím co umí i operovat.</w:t>
      </w:r>
    </w:p>
    <w:p w:rsidR="0006590A" w:rsidRDefault="0006590A" w:rsidP="00803C00">
      <w:pPr>
        <w:keepNext w:val="0"/>
        <w:numPr>
          <w:ilvl w:val="0"/>
          <w:numId w:val="6"/>
        </w:numPr>
        <w:autoSpaceDE w:val="0"/>
        <w:autoSpaceDN w:val="0"/>
        <w:adjustRightInd w:val="0"/>
        <w:spacing w:line="240" w:lineRule="auto"/>
      </w:pPr>
    </w:p>
    <w:p w:rsidR="0006590A" w:rsidRDefault="0006590A">
      <w:r>
        <w:t xml:space="preserve">     Osvojené dovednosti mohou později přispívat k nabytí další vědomostí. V oblasti smysl</w:t>
      </w:r>
      <w:r>
        <w:t>o</w:t>
      </w:r>
      <w:r>
        <w:t>vé a pohybové činnosti mluvíme o senzomotorických dovednostech, jestliže mají povahu myšlenk</w:t>
      </w:r>
      <w:r>
        <w:t>o</w:t>
      </w:r>
      <w:r>
        <w:t xml:space="preserve">vých operací, mluvíme o intelektuálních dovednostech. </w:t>
      </w:r>
    </w:p>
    <w:p w:rsidR="0006590A" w:rsidRDefault="0006590A">
      <w:r>
        <w:t xml:space="preserve">     </w:t>
      </w:r>
      <w:commentRangeStart w:id="15"/>
      <w:r>
        <w:t>Každá senzomotorická dovednost má základ v určitém systému navyklých, zručných p</w:t>
      </w:r>
      <w:r>
        <w:t>o</w:t>
      </w:r>
      <w:r>
        <w:t>hybech. Ty se stálým cvičením stávají postupně přesnější, jistější, jsou prováděny s menším vynal</w:t>
      </w:r>
      <w:r>
        <w:t>o</w:t>
      </w:r>
      <w:r>
        <w:t xml:space="preserve">žením sil. </w:t>
      </w:r>
    </w:p>
    <w:p w:rsidR="0006590A" w:rsidRDefault="0006590A">
      <w:r>
        <w:t xml:space="preserve">     Z počátku je vyžadována především přesnost práce , než její rychlé provedení -  rychlost. T</w:t>
      </w:r>
      <w:r>
        <w:t>e</w:t>
      </w:r>
      <w:r>
        <w:t>prve se stoupající zručností, usilujeme o vyšší výkon. Průběh osvojování si pracovních dovedno</w:t>
      </w:r>
      <w:r>
        <w:t>s</w:t>
      </w:r>
      <w:r>
        <w:t xml:space="preserve">tí, můžeme vyjádřit stejně jako proces učení teoretickým dovednostem a to křivkou učení (Čadílek, 2005, s.19). </w:t>
      </w:r>
    </w:p>
    <w:commentRangeEnd w:id="15"/>
    <w:p w:rsidR="0006590A" w:rsidRDefault="0006590A">
      <w:r>
        <w:rPr>
          <w:rStyle w:val="Odkaznakoment"/>
          <w:vanish/>
        </w:rPr>
        <w:commentReference w:id="15"/>
      </w:r>
    </w:p>
    <w:p w:rsidR="0006590A" w:rsidRDefault="0006590A">
      <w:pPr>
        <w:pStyle w:val="Nadpis3"/>
        <w:rPr>
          <w:shd w:val="clear" w:color="auto" w:fill="003366"/>
        </w:rPr>
      </w:pPr>
      <w:bookmarkStart w:id="16" w:name="_1.2._Průběh_a_fáze didaktického pro"/>
      <w:bookmarkEnd w:id="16"/>
    </w:p>
    <w:p w:rsidR="0006590A" w:rsidRDefault="0006590A">
      <w:pPr>
        <w:pStyle w:val="Nadpis3"/>
      </w:pPr>
      <w:r>
        <w:rPr>
          <w:shd w:val="clear" w:color="auto" w:fill="003366"/>
        </w:rPr>
        <w:t>1.2. Průběh, fáze a znaky didaktického procesu</w:t>
      </w:r>
      <w:r>
        <w:t xml:space="preserve">                                                </w:t>
      </w:r>
      <w:r>
        <w:rPr>
          <w:i/>
          <w:iCs/>
          <w:sz w:val="20"/>
          <w:szCs w:val="20"/>
        </w:rPr>
        <w:t xml:space="preserve">zpět na </w:t>
      </w:r>
      <w:hyperlink w:anchor="_Obsah:" w:history="1">
        <w:r>
          <w:rPr>
            <w:rStyle w:val="Hypertextovodkaz"/>
            <w:i/>
            <w:iCs/>
            <w:color w:val="auto"/>
            <w:sz w:val="20"/>
            <w:szCs w:val="20"/>
          </w:rPr>
          <w:t>obsah</w:t>
        </w:r>
      </w:hyperlink>
    </w:p>
    <w:p w:rsidR="0006590A" w:rsidRDefault="0006590A">
      <w:pPr>
        <w:pStyle w:val="Zkladntext"/>
        <w:jc w:val="both"/>
        <w:rPr>
          <w:b/>
          <w:bCs/>
          <w:color w:val="000000"/>
          <w:sz w:val="24"/>
          <w:szCs w:val="24"/>
          <w:u w:val="single"/>
        </w:rPr>
      </w:pPr>
    </w:p>
    <w:p w:rsidR="0006590A" w:rsidRDefault="0006590A">
      <w:r>
        <w:t xml:space="preserve">     Osvojování si vědomostí a pracovních dovedností neprobíhá vždy </w:t>
      </w:r>
      <w:r>
        <w:rPr>
          <w:rFonts w:ascii="TimesNewRoman,BoldItalic" w:hAnsi="TimesNewRoman,BoldItalic" w:cs="TimesNewRoman,BoldItalic"/>
          <w:b/>
          <w:bCs/>
          <w:i/>
          <w:iCs/>
        </w:rPr>
        <w:t xml:space="preserve">přímočaře </w:t>
      </w:r>
      <w:r>
        <w:t>(lineárně). Vztah mezi počtem opakování, časem věnovaným učení a zdokonalováním pohybové a pr</w:t>
      </w:r>
      <w:r>
        <w:t>a</w:t>
      </w:r>
      <w:r>
        <w:t>covní d</w:t>
      </w:r>
      <w:r>
        <w:t>o</w:t>
      </w:r>
      <w:r>
        <w:t xml:space="preserve">vednosti je většinou složitější. Průběh osvojování pohybových dovedností ilustrují tzv. </w:t>
      </w:r>
      <w:r>
        <w:rPr>
          <w:rFonts w:ascii="TimesNewRoman,BoldItalic" w:hAnsi="TimesNewRoman,BoldItalic" w:cs="TimesNewRoman,BoldItalic"/>
          <w:b/>
          <w:bCs/>
          <w:i/>
          <w:iCs/>
        </w:rPr>
        <w:t>křivky učení</w:t>
      </w:r>
      <w:r>
        <w:rPr>
          <w:rFonts w:ascii="TimesNewRoman" w:hAnsi="TimesNewRoman" w:cs="TimesNewRoman"/>
        </w:rPr>
        <w:t xml:space="preserve">. </w:t>
      </w:r>
      <w:r>
        <w:t xml:space="preserve">Křivka učení </w:t>
      </w:r>
      <w:r>
        <w:rPr>
          <w:rFonts w:ascii="TimesNewRoman" w:hAnsi="TimesNewRoman" w:cs="TimesNewRoman"/>
        </w:rPr>
        <w:t xml:space="preserve">je </w:t>
      </w:r>
      <w:r>
        <w:rPr>
          <w:rFonts w:ascii="TimesNewRoman,BoldItalic" w:hAnsi="TimesNewRoman,BoldItalic" w:cs="TimesNewRoman,BoldItalic"/>
          <w:b/>
          <w:bCs/>
          <w:i/>
          <w:iCs/>
        </w:rPr>
        <w:t>grafickým</w:t>
      </w:r>
      <w:r>
        <w:t xml:space="preserve"> </w:t>
      </w:r>
      <w:r>
        <w:rPr>
          <w:rFonts w:ascii="TimesNewRoman,BoldItalic" w:hAnsi="TimesNewRoman,BoldItalic" w:cs="TimesNewRoman,BoldItalic"/>
          <w:b/>
          <w:bCs/>
          <w:i/>
          <w:iCs/>
        </w:rPr>
        <w:t>vyjádřením vztahu mezi počtem cvičení</w:t>
      </w:r>
      <w:r>
        <w:t xml:space="preserve"> </w:t>
      </w:r>
      <w:r>
        <w:rPr>
          <w:rFonts w:ascii="TimesNewRoman,BoldItalic" w:hAnsi="TimesNewRoman,BoldItalic" w:cs="TimesNewRoman,BoldItalic"/>
          <w:b/>
          <w:bCs/>
          <w:i/>
          <w:iCs/>
        </w:rPr>
        <w:t>lekcí, či dobou nácv</w:t>
      </w:r>
      <w:r>
        <w:rPr>
          <w:rFonts w:ascii="TimesNewRoman,BoldItalic" w:hAnsi="TimesNewRoman,BoldItalic" w:cs="TimesNewRoman,BoldItalic"/>
          <w:b/>
          <w:bCs/>
          <w:i/>
          <w:iCs/>
        </w:rPr>
        <w:t>i</w:t>
      </w:r>
      <w:r>
        <w:rPr>
          <w:rFonts w:ascii="TimesNewRoman,BoldItalic" w:hAnsi="TimesNewRoman,BoldItalic" w:cs="TimesNewRoman,BoldItalic"/>
          <w:b/>
          <w:bCs/>
          <w:i/>
          <w:iCs/>
        </w:rPr>
        <w:t>ku a zvládnutím motorické</w:t>
      </w:r>
      <w:r>
        <w:t xml:space="preserve"> </w:t>
      </w:r>
      <w:r>
        <w:rPr>
          <w:rFonts w:ascii="TimesNewRoman,BoldItalic" w:hAnsi="TimesNewRoman,BoldItalic" w:cs="TimesNewRoman,BoldItalic"/>
          <w:b/>
          <w:bCs/>
          <w:i/>
          <w:iCs/>
        </w:rPr>
        <w:t>dovednosti</w:t>
      </w:r>
      <w:r>
        <w:rPr>
          <w:rFonts w:ascii="TimesNewRoman" w:hAnsi="TimesNewRoman" w:cs="TimesNewRoman"/>
        </w:rPr>
        <w:t>.</w:t>
      </w:r>
    </w:p>
    <w:p w:rsidR="0006590A" w:rsidRDefault="0006590A">
      <w:r>
        <w:t xml:space="preserve">     Princip průběhu učení tedy lze obecně vyjádřit tzv. </w:t>
      </w:r>
      <w:r>
        <w:rPr>
          <w:b/>
          <w:bCs/>
          <w:i/>
          <w:iCs/>
        </w:rPr>
        <w:t>křivkou učení</w:t>
      </w:r>
      <w:r>
        <w:t>. Zvyšuje - li se úroveň zn</w:t>
      </w:r>
      <w:r>
        <w:t>a</w:t>
      </w:r>
      <w:r>
        <w:t>lostí a dovednosti, roste i čas nutný k učení, ale nikoliv přímo úměrně. Tvar křivky se liší podle složitosti úkolu, motivace, individuálních vlastností učícího se, podle metod učení apod. Je obe</w:t>
      </w:r>
      <w:r>
        <w:t>c</w:t>
      </w:r>
      <w:r>
        <w:t>ně známé, že efektivita učení je značně rozdílná, že každý z nás se učí jinou rychlostí. Vyjádříme - li graficky vztah mezi počtem opakování učené dovednosti a její kvalitou, dost</w:t>
      </w:r>
      <w:r>
        <w:t>á</w:t>
      </w:r>
      <w:r>
        <w:t xml:space="preserve">váme křivky různé akcelerace – pozitivní, negativní. V jedné z křivek lze zaznamenat tzv. </w:t>
      </w:r>
      <w:r>
        <w:rPr>
          <w:b/>
          <w:bCs/>
          <w:i/>
          <w:iCs/>
        </w:rPr>
        <w:t>pl</w:t>
      </w:r>
      <w:r>
        <w:rPr>
          <w:b/>
          <w:bCs/>
          <w:i/>
          <w:iCs/>
        </w:rPr>
        <w:t>a</w:t>
      </w:r>
      <w:r>
        <w:rPr>
          <w:b/>
          <w:bCs/>
          <w:i/>
          <w:iCs/>
        </w:rPr>
        <w:t>tó efekt</w:t>
      </w:r>
      <w:r>
        <w:t xml:space="preserve">. V tomto případě se jedná o určitou stagnaci v úrovni  učené dovednosti, označuje se  jako </w:t>
      </w:r>
      <w:commentRangeStart w:id="17"/>
      <w:r>
        <w:rPr>
          <w:b/>
          <w:bCs/>
          <w:i/>
          <w:iCs/>
        </w:rPr>
        <w:t>plató učení či plató dovednosti</w:t>
      </w:r>
      <w:commentRangeEnd w:id="17"/>
      <w:r>
        <w:rPr>
          <w:rStyle w:val="Odkaznakoment"/>
          <w:vanish/>
        </w:rPr>
        <w:commentReference w:id="17"/>
      </w:r>
      <w:r>
        <w:rPr>
          <w:b/>
          <w:bCs/>
          <w:i/>
          <w:iCs/>
        </w:rPr>
        <w:t xml:space="preserve"> </w:t>
      </w:r>
      <w:r>
        <w:t>(Rychtecký, Fialová, 2002, s.71).</w:t>
      </w:r>
    </w:p>
    <w:p w:rsidR="0006590A" w:rsidRDefault="0006590A">
      <w:r>
        <w:t xml:space="preserve">      </w:t>
      </w:r>
    </w:p>
    <w:p w:rsidR="0006590A" w:rsidRDefault="0006590A">
      <w:pPr>
        <w:rPr>
          <w:b/>
          <w:bCs/>
          <w:color w:val="000000"/>
          <w:u w:val="single"/>
        </w:rPr>
      </w:pPr>
      <w:r>
        <w:t xml:space="preserve">     Příčiny mohou být objektivní (užití nevhodné metody vedoucí k přepětí, přeučení, nedost</w:t>
      </w:r>
      <w:r>
        <w:t>a</w:t>
      </w:r>
      <w:r>
        <w:t>tečné materiální vybavení....) nebo subjektivní (nedostatečná motivace, únava, nesprávná životospráva, zhoršený zdravotní stav, nevhodné sociálně -  psychologické klima atd.). V pr</w:t>
      </w:r>
      <w:r>
        <w:t>ů</w:t>
      </w:r>
      <w:r>
        <w:t>běhu dalšího učení (opakování) po určité době opět dojde ke zlepšování a k pevnější fixaci o</w:t>
      </w:r>
      <w:r>
        <w:t>b</w:t>
      </w:r>
      <w:r>
        <w:t xml:space="preserve">sahu učení.  </w:t>
      </w:r>
    </w:p>
    <w:p w:rsidR="0006590A" w:rsidRDefault="0006590A">
      <w:pPr>
        <w:pStyle w:val="Zkladntext"/>
        <w:jc w:val="both"/>
        <w:rPr>
          <w:b/>
          <w:bCs/>
          <w:color w:val="000000"/>
          <w:sz w:val="24"/>
          <w:szCs w:val="24"/>
          <w:u w:val="single"/>
        </w:rPr>
      </w:pPr>
    </w:p>
    <w:p w:rsidR="0006590A" w:rsidRDefault="0006590A">
      <w:pPr>
        <w:pStyle w:val="Zkladntext"/>
        <w:jc w:val="both"/>
        <w:rPr>
          <w:color w:val="000000"/>
          <w:sz w:val="24"/>
          <w:szCs w:val="24"/>
        </w:rPr>
      </w:pPr>
      <w:r>
        <w:rPr>
          <w:b/>
          <w:bCs/>
          <w:color w:val="000000"/>
          <w:sz w:val="24"/>
          <w:szCs w:val="24"/>
        </w:rPr>
        <w:t xml:space="preserve">   </w:t>
      </w:r>
      <w:r>
        <w:rPr>
          <w:b/>
          <w:bCs/>
          <w:color w:val="000000"/>
          <w:sz w:val="24"/>
          <w:szCs w:val="24"/>
        </w:rPr>
        <w:br w:type="page"/>
        <w:t xml:space="preserve">Křivka učení </w:t>
      </w:r>
      <w:r>
        <w:rPr>
          <w:color w:val="000000"/>
          <w:sz w:val="24"/>
          <w:szCs w:val="24"/>
        </w:rPr>
        <w:t>je grafickým vyjádřením vztahu mezi počtem cvičebních lekcí, či dobou nácv</w:t>
      </w:r>
      <w:r>
        <w:rPr>
          <w:color w:val="000000"/>
          <w:sz w:val="24"/>
          <w:szCs w:val="24"/>
        </w:rPr>
        <w:t>i</w:t>
      </w:r>
      <w:r>
        <w:rPr>
          <w:color w:val="000000"/>
          <w:sz w:val="24"/>
          <w:szCs w:val="24"/>
        </w:rPr>
        <w:t>ku a zvlá</w:t>
      </w:r>
      <w:r>
        <w:rPr>
          <w:color w:val="000000"/>
          <w:sz w:val="24"/>
          <w:szCs w:val="24"/>
        </w:rPr>
        <w:t>d</w:t>
      </w:r>
      <w:r>
        <w:rPr>
          <w:color w:val="000000"/>
          <w:sz w:val="24"/>
          <w:szCs w:val="24"/>
        </w:rPr>
        <w:t xml:space="preserve">nutím pracovní dovednosti. </w:t>
      </w:r>
    </w:p>
    <w:p w:rsidR="0006590A" w:rsidRDefault="0006590A">
      <w:pPr>
        <w:pStyle w:val="Zkladntext"/>
        <w:jc w:val="both"/>
        <w:rPr>
          <w:b/>
          <w:bCs/>
          <w:color w:val="000000"/>
          <w:sz w:val="24"/>
          <w:szCs w:val="24"/>
        </w:rPr>
      </w:pPr>
    </w:p>
    <w:p w:rsidR="0006590A" w:rsidRDefault="0006590A">
      <w:pPr>
        <w:pStyle w:val="Zkladntext"/>
        <w:jc w:val="both"/>
        <w:rPr>
          <w:color w:val="000000"/>
          <w:sz w:val="24"/>
          <w:szCs w:val="24"/>
        </w:rPr>
      </w:pPr>
      <w:r>
        <w:rPr>
          <w:b/>
          <w:bCs/>
          <w:color w:val="000000"/>
          <w:sz w:val="24"/>
          <w:szCs w:val="24"/>
        </w:rPr>
        <w:t xml:space="preserve">Obr.3 </w:t>
      </w:r>
      <w:commentRangeStart w:id="18"/>
      <w:r>
        <w:rPr>
          <w:b/>
          <w:bCs/>
          <w:color w:val="000000"/>
          <w:sz w:val="24"/>
          <w:szCs w:val="24"/>
        </w:rPr>
        <w:t xml:space="preserve">Průběh křivky učení v jednotlivých fázích učení </w:t>
      </w:r>
      <w:commentRangeEnd w:id="18"/>
      <w:r>
        <w:rPr>
          <w:rStyle w:val="Odkaznakoment"/>
          <w:vanish/>
        </w:rPr>
        <w:commentReference w:id="18"/>
      </w:r>
      <w:r>
        <w:rPr>
          <w:color w:val="000000"/>
          <w:sz w:val="24"/>
          <w:szCs w:val="24"/>
        </w:rPr>
        <w:t>(Podpůrný text UPOL, s.4)</w:t>
      </w:r>
    </w:p>
    <w:p w:rsidR="0006590A" w:rsidRDefault="0006590A">
      <w:pPr>
        <w:pStyle w:val="Zkladntext"/>
        <w:jc w:val="both"/>
        <w:rPr>
          <w:b/>
          <w:bCs/>
          <w:i/>
          <w:iCs/>
          <w:sz w:val="24"/>
          <w:szCs w:val="24"/>
        </w:rPr>
      </w:pPr>
    </w:p>
    <w:p w:rsidR="0006590A" w:rsidRDefault="0006590A">
      <w:pPr>
        <w:pStyle w:val="Zkladntext"/>
        <w:jc w:val="both"/>
        <w:rPr>
          <w:i/>
          <w:iCs/>
          <w:sz w:val="24"/>
          <w:szCs w:val="24"/>
        </w:rPr>
      </w:pPr>
      <w:r>
        <w:rPr>
          <w:b/>
          <w:bCs/>
          <w:i/>
          <w:iCs/>
          <w:sz w:val="24"/>
          <w:szCs w:val="24"/>
        </w:rPr>
        <w:t xml:space="preserve">                          Fáze učení:         I.                       II.                                 III.        </w:t>
      </w:r>
    </w:p>
    <w:p w:rsidR="0006590A" w:rsidRDefault="0006590A">
      <w:pPr>
        <w:pStyle w:val="Zkladntext"/>
        <w:jc w:val="both"/>
        <w:rPr>
          <w:color w:val="000000"/>
          <w:sz w:val="24"/>
          <w:szCs w:val="24"/>
        </w:rPr>
      </w:pPr>
      <w:r>
        <w:rPr>
          <w:noProof/>
          <w:color w:val="000000"/>
          <w:sz w:val="24"/>
          <w:szCs w:val="24"/>
        </w:rPr>
        <w:pict>
          <v:group id="_x0000_s1059" style="position:absolute;left:0;text-align:left;margin-left:126pt;margin-top:4.8pt;width:5in;height:189pt;z-index:251640832" coordorigin="3937,6817" coordsize="5805,3255" wrapcoords="-56 0 -56 21500 21600 21500 21600 0 -56 0">
            <v:shape id="_x0000_s1060" type="#_x0000_t75" style="position:absolute;left:3937;top:6817;width:5805;height:3255" wrapcoords="-58 0 -58 21500 21600 21500 21600 0 -58 0">
              <v:imagedata r:id="rId11" o:title=""/>
            </v:shape>
            <v:line id="_x0000_s1061" style="position:absolute" from="4837,6817" to="4837,9877" wrapcoords="0 1 0 204 2 204 2 1 0 1"/>
            <v:line id="_x0000_s1062" style="position:absolute" from="6817,6817" to="6817,10057" wrapcoords="0 1 0 216 2 216 2 1 0 1"/>
            <w10:wrap type="tight"/>
          </v:group>
        </w:pict>
      </w:r>
    </w:p>
    <w:p w:rsidR="0006590A" w:rsidRDefault="0006590A">
      <w:pPr>
        <w:pStyle w:val="Zkladntext"/>
        <w:jc w:val="both"/>
        <w:rPr>
          <w:color w:val="000000"/>
          <w:sz w:val="24"/>
          <w:szCs w:val="24"/>
        </w:rPr>
      </w:pPr>
    </w:p>
    <w:p w:rsidR="0006590A" w:rsidRDefault="0006590A">
      <w:pPr>
        <w:pStyle w:val="Zkladntext"/>
        <w:jc w:val="both"/>
        <w:rPr>
          <w:color w:val="000000"/>
          <w:sz w:val="24"/>
          <w:szCs w:val="24"/>
        </w:rPr>
      </w:pPr>
      <w:r>
        <w:rPr>
          <w:noProof/>
          <w:color w:val="000000"/>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5" type="#_x0000_t13" style="position:absolute;left:0;text-align:left;margin-left:0;margin-top:6.5pt;width:117pt;height:2in;z-index:251638784" wrapcoords="15750 0 15750 3600 -150 4950 -150 16200 15750 18000 15750 21375 16500 21375 21750 10800 16500 0 15750 0" fillcolor="#ff9">
            <w10:wrap type="tight"/>
          </v:shape>
        </w:pict>
      </w:r>
    </w:p>
    <w:p w:rsidR="0006590A" w:rsidRDefault="0006590A">
      <w:pPr>
        <w:pStyle w:val="Zkladntext"/>
        <w:jc w:val="both"/>
        <w:rPr>
          <w:color w:val="000000"/>
          <w:sz w:val="24"/>
          <w:szCs w:val="24"/>
        </w:rPr>
      </w:pPr>
      <w:r>
        <w:rPr>
          <w:noProof/>
          <w:color w:val="000000"/>
          <w:sz w:val="24"/>
          <w:szCs w:val="24"/>
        </w:rPr>
        <w:pict>
          <v:shape id="_x0000_s1064" type="#_x0000_t202" style="position:absolute;left:0;text-align:left;margin-left:0;margin-top:38pt;width:108pt;height:54pt;z-index:251639808" wrapcoords="-150 0 -150 21300 21600 21300 21600 0 -150 0" fillcolor="#ff9" stroked="f">
            <v:textbox style="mso-next-textbox:#_x0000_s1064">
              <w:txbxContent>
                <w:p w:rsidR="0006590A" w:rsidRDefault="0006590A">
                  <w:pPr>
                    <w:rPr>
                      <w:b/>
                      <w:bCs/>
                      <w:i/>
                      <w:iCs/>
                    </w:rPr>
                  </w:pPr>
                  <w:r>
                    <w:rPr>
                      <w:b/>
                      <w:bCs/>
                      <w:i/>
                      <w:iCs/>
                    </w:rPr>
                    <w:t>Zvládnutí senz</w:t>
                  </w:r>
                  <w:r>
                    <w:rPr>
                      <w:b/>
                      <w:bCs/>
                      <w:i/>
                      <w:iCs/>
                    </w:rPr>
                    <w:t>o</w:t>
                  </w:r>
                  <w:r>
                    <w:rPr>
                      <w:b/>
                      <w:bCs/>
                      <w:i/>
                      <w:iCs/>
                    </w:rPr>
                    <w:t>motorické dove</w:t>
                  </w:r>
                  <w:r>
                    <w:rPr>
                      <w:b/>
                      <w:bCs/>
                      <w:i/>
                      <w:iCs/>
                    </w:rPr>
                    <w:t>d</w:t>
                  </w:r>
                  <w:r>
                    <w:rPr>
                      <w:b/>
                      <w:bCs/>
                      <w:i/>
                      <w:iCs/>
                    </w:rPr>
                    <w:t>nosti</w:t>
                  </w:r>
                </w:p>
              </w:txbxContent>
            </v:textbox>
            <w10:wrap type="tight"/>
          </v:shape>
        </w:pict>
      </w:r>
    </w:p>
    <w:p w:rsidR="0006590A" w:rsidRDefault="0006590A">
      <w:pPr>
        <w:pStyle w:val="Zkladntext"/>
        <w:jc w:val="both"/>
        <w:rPr>
          <w:color w:val="000000"/>
          <w:sz w:val="24"/>
          <w:szCs w:val="24"/>
        </w:rPr>
      </w:pPr>
    </w:p>
    <w:p w:rsidR="0006590A" w:rsidRDefault="0006590A">
      <w:pPr>
        <w:pStyle w:val="Zkladntext"/>
        <w:jc w:val="both"/>
        <w:rPr>
          <w:color w:val="000000"/>
          <w:sz w:val="24"/>
          <w:szCs w:val="24"/>
        </w:rPr>
      </w:pPr>
    </w:p>
    <w:p w:rsidR="0006590A" w:rsidRDefault="0006590A">
      <w:pPr>
        <w:pStyle w:val="Zkladntext"/>
        <w:jc w:val="both"/>
        <w:rPr>
          <w:color w:val="000000"/>
          <w:sz w:val="24"/>
          <w:szCs w:val="24"/>
        </w:rPr>
      </w:pPr>
    </w:p>
    <w:p w:rsidR="0006590A" w:rsidRDefault="0006590A">
      <w:pPr>
        <w:pStyle w:val="Zkladntext"/>
        <w:jc w:val="both"/>
        <w:rPr>
          <w:color w:val="000000"/>
          <w:sz w:val="24"/>
          <w:szCs w:val="24"/>
        </w:rPr>
      </w:pPr>
    </w:p>
    <w:p w:rsidR="0006590A" w:rsidRDefault="0006590A">
      <w:r>
        <w:rPr>
          <w:b/>
          <w:bCs/>
          <w:i/>
          <w:iCs/>
        </w:rPr>
        <w:t xml:space="preserve">Pozitivní činitelé </w:t>
      </w:r>
      <w:r>
        <w:t xml:space="preserve">tlačí křivku učení vzhůru (akcelerace v učení či v pracovních dovednostech)  </w:t>
      </w:r>
    </w:p>
    <w:p w:rsidR="0006590A" w:rsidRDefault="0006590A">
      <w:r>
        <w:rPr>
          <w:b/>
          <w:bCs/>
          <w:i/>
          <w:iCs/>
        </w:rPr>
        <w:t xml:space="preserve">Negativní činitelé </w:t>
      </w:r>
      <w:r>
        <w:t xml:space="preserve">stáčejí křivku učení dolů (fáze plató) </w:t>
      </w:r>
    </w:p>
    <w:p w:rsidR="0006590A" w:rsidRDefault="0006590A">
      <w:r>
        <w:rPr>
          <w:b/>
          <w:bCs/>
          <w:i/>
          <w:iCs/>
        </w:rPr>
        <w:t xml:space="preserve">Významní činitelé: </w:t>
      </w:r>
      <w:r>
        <w:t>motivace, schopnosti, cíle učení, stimulace, percepce pohybové dove</w:t>
      </w:r>
      <w:r>
        <w:t>d</w:t>
      </w:r>
      <w:r>
        <w:t xml:space="preserve">nosti, motorická reakce, její regulace a korekce, zpevňování, retence, integrace a transfer </w:t>
      </w:r>
    </w:p>
    <w:p w:rsidR="0006590A" w:rsidRDefault="0006590A">
      <w:r>
        <w:t xml:space="preserve">     Činitelé v motorickém učení si můžeme představit jako relativně nezávislé intervenující vlivy, kteří působí nejen na průběh nácviku, ale i jeho konečné výsledky. Každý z nich může působit pozitivně nebo i negativně. Působení všech činitelů v průběhu učení se odráží v jeho křivce. Poz</w:t>
      </w:r>
      <w:r>
        <w:t>i</w:t>
      </w:r>
      <w:r>
        <w:t>tivní činitele tlačí křivku učení vzhůru (akcelerace v učení), negativní činitelé ji naopak stlačují dolů. Učení stagnuje tak, jak to vidíme v případě plata dovednosti.</w:t>
      </w:r>
    </w:p>
    <w:p w:rsidR="0006590A" w:rsidRDefault="0006590A">
      <w:pPr>
        <w:rPr>
          <w:u w:val="single"/>
        </w:rPr>
      </w:pPr>
    </w:p>
    <w:p w:rsidR="0006590A" w:rsidRDefault="0006590A">
      <w:pPr>
        <w:rPr>
          <w:u w:val="single"/>
        </w:rPr>
      </w:pPr>
      <w:r>
        <w:rPr>
          <w:u w:val="single"/>
        </w:rPr>
        <w:t>Osvojování pracovních dovedností probíhá obvykle podle řetězce:</w:t>
      </w:r>
    </w:p>
    <w:p w:rsidR="0006590A" w:rsidRDefault="0006590A">
      <w:r>
        <w:t>nácvik jednotlivých pohybů – jejich spojování v celky – odstranění zbytečných pohybů a zb</w:t>
      </w:r>
      <w:r>
        <w:t>y</w:t>
      </w:r>
      <w:r>
        <w:t>te</w:t>
      </w:r>
      <w:r>
        <w:t>č</w:t>
      </w:r>
      <w:r>
        <w:t>né síly – upřesňování a rytmizace pohybů – snižování únavy.</w:t>
      </w:r>
    </w:p>
    <w:p w:rsidR="0006590A" w:rsidRDefault="0006590A">
      <w:pPr>
        <w:pStyle w:val="Zkladntext"/>
        <w:jc w:val="both"/>
        <w:rPr>
          <w:color w:val="000000"/>
          <w:sz w:val="24"/>
          <w:szCs w:val="24"/>
          <w:u w:val="single"/>
        </w:rPr>
      </w:pPr>
      <w:r>
        <w:rPr>
          <w:color w:val="000000"/>
          <w:sz w:val="24"/>
          <w:szCs w:val="24"/>
          <w:u w:val="single"/>
        </w:rPr>
        <w:t>Senzomotorické dovednosti jsou prováděny v jednotlivých fázích:</w:t>
      </w:r>
    </w:p>
    <w:p w:rsidR="0006590A" w:rsidRDefault="0006590A">
      <w:pPr>
        <w:pStyle w:val="Zkladntext"/>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2520"/>
        <w:gridCol w:w="2160"/>
        <w:gridCol w:w="1260"/>
        <w:gridCol w:w="1260"/>
        <w:gridCol w:w="1258"/>
      </w:tblGrid>
      <w:tr w:rsidR="0006590A">
        <w:tc>
          <w:tcPr>
            <w:tcW w:w="828" w:type="dxa"/>
            <w:tcBorders>
              <w:bottom w:val="single" w:sz="4" w:space="0" w:color="auto"/>
            </w:tcBorders>
            <w:shd w:val="clear" w:color="auto" w:fill="FFFF99"/>
            <w:vAlign w:val="center"/>
          </w:tcPr>
          <w:p w:rsidR="0006590A" w:rsidRDefault="0006590A">
            <w:pPr>
              <w:pStyle w:val="Zkladntext"/>
              <w:rPr>
                <w:rFonts w:ascii="Arial" w:hAnsi="Arial" w:cs="Arial"/>
                <w:b/>
                <w:bCs/>
                <w:color w:val="000000"/>
                <w:sz w:val="24"/>
                <w:szCs w:val="24"/>
              </w:rPr>
            </w:pPr>
            <w:r>
              <w:rPr>
                <w:rFonts w:ascii="Arial" w:hAnsi="Arial" w:cs="Arial"/>
                <w:b/>
                <w:bCs/>
                <w:color w:val="000000"/>
                <w:sz w:val="24"/>
                <w:szCs w:val="24"/>
              </w:rPr>
              <w:t>F</w:t>
            </w:r>
            <w:r>
              <w:rPr>
                <w:rFonts w:ascii="Arial" w:hAnsi="Arial" w:cs="Arial"/>
                <w:b/>
                <w:bCs/>
                <w:color w:val="000000"/>
                <w:sz w:val="24"/>
                <w:szCs w:val="24"/>
              </w:rPr>
              <w:t>á</w:t>
            </w:r>
            <w:r>
              <w:rPr>
                <w:rFonts w:ascii="Arial" w:hAnsi="Arial" w:cs="Arial"/>
                <w:b/>
                <w:bCs/>
                <w:color w:val="000000"/>
                <w:sz w:val="24"/>
                <w:szCs w:val="24"/>
              </w:rPr>
              <w:t>ze</w:t>
            </w:r>
          </w:p>
        </w:tc>
        <w:tc>
          <w:tcPr>
            <w:tcW w:w="2520" w:type="dxa"/>
            <w:tcBorders>
              <w:bottom w:val="single" w:sz="4" w:space="0" w:color="auto"/>
            </w:tcBorders>
            <w:shd w:val="clear" w:color="auto" w:fill="FFFF99"/>
            <w:vAlign w:val="center"/>
          </w:tcPr>
          <w:p w:rsidR="0006590A" w:rsidRDefault="0006590A">
            <w:pPr>
              <w:pStyle w:val="Zkladntext"/>
              <w:rPr>
                <w:rFonts w:ascii="Arial" w:hAnsi="Arial" w:cs="Arial"/>
                <w:b/>
                <w:bCs/>
                <w:color w:val="000000"/>
                <w:sz w:val="24"/>
                <w:szCs w:val="24"/>
              </w:rPr>
            </w:pPr>
            <w:r>
              <w:rPr>
                <w:rFonts w:ascii="Arial" w:hAnsi="Arial" w:cs="Arial"/>
                <w:b/>
                <w:bCs/>
                <w:color w:val="000000"/>
                <w:sz w:val="24"/>
                <w:szCs w:val="24"/>
              </w:rPr>
              <w:t>Znaky</w:t>
            </w:r>
          </w:p>
        </w:tc>
        <w:tc>
          <w:tcPr>
            <w:tcW w:w="2160" w:type="dxa"/>
            <w:tcBorders>
              <w:bottom w:val="single" w:sz="4" w:space="0" w:color="auto"/>
            </w:tcBorders>
            <w:shd w:val="clear" w:color="auto" w:fill="FFFF99"/>
            <w:vAlign w:val="center"/>
          </w:tcPr>
          <w:p w:rsidR="0006590A" w:rsidRDefault="0006590A">
            <w:pPr>
              <w:pStyle w:val="Zkladntext"/>
              <w:rPr>
                <w:rFonts w:ascii="Arial" w:hAnsi="Arial" w:cs="Arial"/>
                <w:b/>
                <w:bCs/>
                <w:color w:val="000000"/>
                <w:sz w:val="24"/>
                <w:szCs w:val="24"/>
              </w:rPr>
            </w:pPr>
            <w:r>
              <w:rPr>
                <w:rFonts w:ascii="Arial" w:hAnsi="Arial" w:cs="Arial"/>
                <w:b/>
                <w:bCs/>
                <w:color w:val="000000"/>
                <w:sz w:val="24"/>
                <w:szCs w:val="24"/>
              </w:rPr>
              <w:t>Název</w:t>
            </w:r>
          </w:p>
        </w:tc>
        <w:tc>
          <w:tcPr>
            <w:tcW w:w="1260" w:type="dxa"/>
            <w:tcBorders>
              <w:bottom w:val="single" w:sz="4" w:space="0" w:color="auto"/>
            </w:tcBorders>
            <w:shd w:val="clear" w:color="auto" w:fill="FFFF99"/>
            <w:vAlign w:val="center"/>
          </w:tcPr>
          <w:p w:rsidR="0006590A" w:rsidRDefault="0006590A">
            <w:pPr>
              <w:pStyle w:val="Zkladntext"/>
              <w:rPr>
                <w:rFonts w:ascii="Arial" w:hAnsi="Arial" w:cs="Arial"/>
                <w:b/>
                <w:bCs/>
                <w:color w:val="000000"/>
                <w:sz w:val="24"/>
                <w:szCs w:val="24"/>
              </w:rPr>
            </w:pPr>
            <w:r>
              <w:rPr>
                <w:rFonts w:ascii="Arial" w:hAnsi="Arial" w:cs="Arial"/>
                <w:b/>
                <w:bCs/>
                <w:color w:val="000000"/>
                <w:sz w:val="24"/>
                <w:szCs w:val="24"/>
              </w:rPr>
              <w:t>Úroveň dove</w:t>
            </w:r>
            <w:r>
              <w:rPr>
                <w:rFonts w:ascii="Arial" w:hAnsi="Arial" w:cs="Arial"/>
                <w:b/>
                <w:bCs/>
                <w:color w:val="000000"/>
                <w:sz w:val="24"/>
                <w:szCs w:val="24"/>
              </w:rPr>
              <w:t>d</w:t>
            </w:r>
            <w:r>
              <w:rPr>
                <w:rFonts w:ascii="Arial" w:hAnsi="Arial" w:cs="Arial"/>
                <w:b/>
                <w:bCs/>
                <w:color w:val="000000"/>
                <w:sz w:val="24"/>
                <w:szCs w:val="24"/>
              </w:rPr>
              <w:t>no</w:t>
            </w:r>
            <w:r>
              <w:rPr>
                <w:rFonts w:ascii="Arial" w:hAnsi="Arial" w:cs="Arial"/>
                <w:b/>
                <w:bCs/>
                <w:color w:val="000000"/>
                <w:sz w:val="24"/>
                <w:szCs w:val="24"/>
              </w:rPr>
              <w:t>s</w:t>
            </w:r>
            <w:r>
              <w:rPr>
                <w:rFonts w:ascii="Arial" w:hAnsi="Arial" w:cs="Arial"/>
                <w:b/>
                <w:bCs/>
                <w:color w:val="000000"/>
                <w:sz w:val="24"/>
                <w:szCs w:val="24"/>
              </w:rPr>
              <w:t>tí</w:t>
            </w:r>
          </w:p>
        </w:tc>
        <w:tc>
          <w:tcPr>
            <w:tcW w:w="1260" w:type="dxa"/>
            <w:tcBorders>
              <w:bottom w:val="single" w:sz="4" w:space="0" w:color="auto"/>
            </w:tcBorders>
            <w:shd w:val="clear" w:color="auto" w:fill="FFFF99"/>
            <w:vAlign w:val="center"/>
          </w:tcPr>
          <w:p w:rsidR="0006590A" w:rsidRDefault="0006590A">
            <w:pPr>
              <w:pStyle w:val="Zkladntext"/>
              <w:rPr>
                <w:rFonts w:ascii="Arial" w:hAnsi="Arial" w:cs="Arial"/>
                <w:b/>
                <w:bCs/>
                <w:color w:val="000000"/>
                <w:sz w:val="24"/>
                <w:szCs w:val="24"/>
              </w:rPr>
            </w:pPr>
            <w:r>
              <w:rPr>
                <w:rFonts w:ascii="Arial" w:hAnsi="Arial" w:cs="Arial"/>
                <w:b/>
                <w:bCs/>
                <w:color w:val="000000"/>
                <w:sz w:val="24"/>
                <w:szCs w:val="24"/>
              </w:rPr>
              <w:t>Mentá</w:t>
            </w:r>
            <w:r>
              <w:rPr>
                <w:rFonts w:ascii="Arial" w:hAnsi="Arial" w:cs="Arial"/>
                <w:b/>
                <w:bCs/>
                <w:color w:val="000000"/>
                <w:sz w:val="24"/>
                <w:szCs w:val="24"/>
              </w:rPr>
              <w:t>l</w:t>
            </w:r>
            <w:r>
              <w:rPr>
                <w:rFonts w:ascii="Arial" w:hAnsi="Arial" w:cs="Arial"/>
                <w:b/>
                <w:bCs/>
                <w:color w:val="000000"/>
                <w:sz w:val="24"/>
                <w:szCs w:val="24"/>
              </w:rPr>
              <w:t>ní akt</w:t>
            </w:r>
            <w:r>
              <w:rPr>
                <w:rFonts w:ascii="Arial" w:hAnsi="Arial" w:cs="Arial"/>
                <w:b/>
                <w:bCs/>
                <w:color w:val="000000"/>
                <w:sz w:val="24"/>
                <w:szCs w:val="24"/>
              </w:rPr>
              <w:t>i</w:t>
            </w:r>
            <w:r>
              <w:rPr>
                <w:rFonts w:ascii="Arial" w:hAnsi="Arial" w:cs="Arial"/>
                <w:b/>
                <w:bCs/>
                <w:color w:val="000000"/>
                <w:sz w:val="24"/>
                <w:szCs w:val="24"/>
              </w:rPr>
              <w:t>vita</w:t>
            </w:r>
          </w:p>
        </w:tc>
        <w:tc>
          <w:tcPr>
            <w:tcW w:w="1258" w:type="dxa"/>
            <w:tcBorders>
              <w:bottom w:val="single" w:sz="4" w:space="0" w:color="auto"/>
            </w:tcBorders>
            <w:shd w:val="clear" w:color="auto" w:fill="FFFF99"/>
            <w:vAlign w:val="center"/>
          </w:tcPr>
          <w:p w:rsidR="0006590A" w:rsidRDefault="0006590A">
            <w:pPr>
              <w:pStyle w:val="Zkladntext"/>
              <w:rPr>
                <w:rFonts w:ascii="Arial" w:hAnsi="Arial" w:cs="Arial"/>
                <w:b/>
                <w:bCs/>
                <w:color w:val="000000"/>
                <w:sz w:val="24"/>
                <w:szCs w:val="24"/>
              </w:rPr>
            </w:pPr>
            <w:r>
              <w:rPr>
                <w:rFonts w:ascii="Arial" w:hAnsi="Arial" w:cs="Arial"/>
                <w:b/>
                <w:bCs/>
                <w:color w:val="000000"/>
                <w:sz w:val="24"/>
                <w:szCs w:val="24"/>
              </w:rPr>
              <w:t>Proces v CNS</w:t>
            </w:r>
          </w:p>
        </w:tc>
      </w:tr>
      <w:tr w:rsidR="0006590A">
        <w:tc>
          <w:tcPr>
            <w:tcW w:w="828" w:type="dxa"/>
            <w:shd w:val="clear" w:color="auto" w:fill="FFCC99"/>
            <w:vAlign w:val="center"/>
          </w:tcPr>
          <w:p w:rsidR="0006590A" w:rsidRDefault="0006590A">
            <w:pPr>
              <w:pStyle w:val="Zkladntext"/>
              <w:rPr>
                <w:b/>
                <w:bCs/>
                <w:color w:val="000000"/>
                <w:sz w:val="24"/>
                <w:szCs w:val="24"/>
              </w:rPr>
            </w:pPr>
            <w:r>
              <w:rPr>
                <w:b/>
                <w:bCs/>
                <w:color w:val="000000"/>
                <w:sz w:val="24"/>
                <w:szCs w:val="24"/>
              </w:rPr>
              <w:t>I.</w:t>
            </w:r>
          </w:p>
        </w:tc>
        <w:tc>
          <w:tcPr>
            <w:tcW w:w="2520" w:type="dxa"/>
            <w:shd w:val="clear" w:color="auto" w:fill="FFCC99"/>
            <w:vAlign w:val="center"/>
          </w:tcPr>
          <w:p w:rsidR="0006590A" w:rsidRDefault="0006590A">
            <w:pPr>
              <w:pStyle w:val="Zkladntext"/>
              <w:rPr>
                <w:color w:val="000000"/>
                <w:sz w:val="24"/>
                <w:szCs w:val="24"/>
              </w:rPr>
            </w:pPr>
            <w:r>
              <w:rPr>
                <w:color w:val="000000"/>
                <w:sz w:val="24"/>
                <w:szCs w:val="24"/>
              </w:rPr>
              <w:t>počáteční seznámení, instrukce, mot</w:t>
            </w:r>
            <w:r>
              <w:rPr>
                <w:color w:val="000000"/>
                <w:sz w:val="24"/>
                <w:szCs w:val="24"/>
              </w:rPr>
              <w:t>i</w:t>
            </w:r>
            <w:r>
              <w:rPr>
                <w:color w:val="000000"/>
                <w:sz w:val="24"/>
                <w:szCs w:val="24"/>
              </w:rPr>
              <w:t>vace</w:t>
            </w:r>
          </w:p>
        </w:tc>
        <w:tc>
          <w:tcPr>
            <w:tcW w:w="2160" w:type="dxa"/>
            <w:shd w:val="clear" w:color="auto" w:fill="FFCC99"/>
            <w:vAlign w:val="center"/>
          </w:tcPr>
          <w:p w:rsidR="0006590A" w:rsidRDefault="0006590A">
            <w:pPr>
              <w:pStyle w:val="Zkladntext"/>
              <w:rPr>
                <w:b/>
                <w:bCs/>
                <w:color w:val="000000"/>
                <w:sz w:val="24"/>
                <w:szCs w:val="24"/>
              </w:rPr>
            </w:pPr>
            <w:r>
              <w:rPr>
                <w:b/>
                <w:bCs/>
                <w:color w:val="000000"/>
                <w:sz w:val="24"/>
                <w:szCs w:val="24"/>
              </w:rPr>
              <w:t>GENERALIZ</w:t>
            </w:r>
            <w:r>
              <w:rPr>
                <w:b/>
                <w:bCs/>
                <w:color w:val="000000"/>
                <w:sz w:val="24"/>
                <w:szCs w:val="24"/>
              </w:rPr>
              <w:t>A</w:t>
            </w:r>
            <w:r>
              <w:rPr>
                <w:b/>
                <w:bCs/>
                <w:color w:val="000000"/>
                <w:sz w:val="24"/>
                <w:szCs w:val="24"/>
              </w:rPr>
              <w:t>CE</w:t>
            </w:r>
          </w:p>
        </w:tc>
        <w:tc>
          <w:tcPr>
            <w:tcW w:w="1260" w:type="dxa"/>
            <w:shd w:val="clear" w:color="auto" w:fill="FFCC99"/>
            <w:vAlign w:val="center"/>
          </w:tcPr>
          <w:p w:rsidR="0006590A" w:rsidRDefault="0006590A">
            <w:pPr>
              <w:pStyle w:val="Zkladntext"/>
              <w:rPr>
                <w:color w:val="000000"/>
                <w:sz w:val="24"/>
                <w:szCs w:val="24"/>
              </w:rPr>
            </w:pPr>
            <w:r>
              <w:rPr>
                <w:color w:val="000000"/>
                <w:sz w:val="24"/>
                <w:szCs w:val="24"/>
              </w:rPr>
              <w:t>nízká</w:t>
            </w:r>
          </w:p>
        </w:tc>
        <w:tc>
          <w:tcPr>
            <w:tcW w:w="1260" w:type="dxa"/>
            <w:shd w:val="clear" w:color="auto" w:fill="FFCC99"/>
            <w:vAlign w:val="center"/>
          </w:tcPr>
          <w:p w:rsidR="0006590A" w:rsidRDefault="0006590A">
            <w:pPr>
              <w:pStyle w:val="Zkladntext"/>
              <w:rPr>
                <w:color w:val="000000"/>
                <w:sz w:val="24"/>
                <w:szCs w:val="24"/>
              </w:rPr>
            </w:pPr>
            <w:r>
              <w:rPr>
                <w:color w:val="000000"/>
                <w:sz w:val="24"/>
                <w:szCs w:val="24"/>
              </w:rPr>
              <w:t>Vysoká</w:t>
            </w:r>
          </w:p>
        </w:tc>
        <w:tc>
          <w:tcPr>
            <w:tcW w:w="1258" w:type="dxa"/>
            <w:shd w:val="clear" w:color="auto" w:fill="FFCC99"/>
            <w:vAlign w:val="center"/>
          </w:tcPr>
          <w:p w:rsidR="0006590A" w:rsidRDefault="0006590A">
            <w:pPr>
              <w:pStyle w:val="Zkladntext"/>
              <w:rPr>
                <w:color w:val="000000"/>
                <w:sz w:val="24"/>
                <w:szCs w:val="24"/>
              </w:rPr>
            </w:pPr>
            <w:r>
              <w:rPr>
                <w:color w:val="000000"/>
                <w:sz w:val="24"/>
                <w:szCs w:val="24"/>
              </w:rPr>
              <w:t>iradiace</w:t>
            </w:r>
          </w:p>
        </w:tc>
      </w:tr>
      <w:tr w:rsidR="0006590A">
        <w:tc>
          <w:tcPr>
            <w:tcW w:w="828" w:type="dxa"/>
            <w:tcBorders>
              <w:bottom w:val="single" w:sz="4" w:space="0" w:color="auto"/>
            </w:tcBorders>
            <w:vAlign w:val="center"/>
          </w:tcPr>
          <w:p w:rsidR="0006590A" w:rsidRDefault="0006590A">
            <w:pPr>
              <w:pStyle w:val="Zkladntext"/>
              <w:rPr>
                <w:b/>
                <w:bCs/>
                <w:color w:val="000000"/>
                <w:sz w:val="24"/>
                <w:szCs w:val="24"/>
              </w:rPr>
            </w:pPr>
            <w:r>
              <w:rPr>
                <w:b/>
                <w:bCs/>
                <w:color w:val="000000"/>
                <w:sz w:val="24"/>
                <w:szCs w:val="24"/>
              </w:rPr>
              <w:t>II.</w:t>
            </w:r>
          </w:p>
        </w:tc>
        <w:tc>
          <w:tcPr>
            <w:tcW w:w="2520" w:type="dxa"/>
            <w:tcBorders>
              <w:bottom w:val="single" w:sz="4" w:space="0" w:color="auto"/>
            </w:tcBorders>
            <w:vAlign w:val="center"/>
          </w:tcPr>
          <w:p w:rsidR="0006590A" w:rsidRDefault="0006590A">
            <w:pPr>
              <w:pStyle w:val="Zkladntext"/>
              <w:rPr>
                <w:color w:val="000000"/>
                <w:sz w:val="24"/>
                <w:szCs w:val="24"/>
              </w:rPr>
            </w:pPr>
            <w:r>
              <w:rPr>
                <w:color w:val="000000"/>
                <w:sz w:val="24"/>
                <w:szCs w:val="24"/>
              </w:rPr>
              <w:t>zpevňování, zpětná aferentace, slovní kon</w:t>
            </w:r>
            <w:r>
              <w:rPr>
                <w:color w:val="000000"/>
                <w:sz w:val="24"/>
                <w:szCs w:val="24"/>
              </w:rPr>
              <w:t>t</w:t>
            </w:r>
            <w:r>
              <w:rPr>
                <w:color w:val="000000"/>
                <w:sz w:val="24"/>
                <w:szCs w:val="24"/>
              </w:rPr>
              <w:t>rola</w:t>
            </w:r>
          </w:p>
        </w:tc>
        <w:tc>
          <w:tcPr>
            <w:tcW w:w="2160" w:type="dxa"/>
            <w:tcBorders>
              <w:bottom w:val="single" w:sz="4" w:space="0" w:color="auto"/>
            </w:tcBorders>
            <w:vAlign w:val="center"/>
          </w:tcPr>
          <w:p w:rsidR="0006590A" w:rsidRDefault="0006590A">
            <w:pPr>
              <w:pStyle w:val="Zkladntext"/>
              <w:rPr>
                <w:b/>
                <w:bCs/>
                <w:color w:val="000000"/>
                <w:sz w:val="24"/>
                <w:szCs w:val="24"/>
              </w:rPr>
            </w:pPr>
            <w:r>
              <w:rPr>
                <w:b/>
                <w:bCs/>
                <w:color w:val="000000"/>
                <w:sz w:val="24"/>
                <w:szCs w:val="24"/>
              </w:rPr>
              <w:t>DIFERENCI</w:t>
            </w:r>
            <w:r>
              <w:rPr>
                <w:b/>
                <w:bCs/>
                <w:color w:val="000000"/>
                <w:sz w:val="24"/>
                <w:szCs w:val="24"/>
              </w:rPr>
              <w:t>A</w:t>
            </w:r>
            <w:r>
              <w:rPr>
                <w:b/>
                <w:bCs/>
                <w:color w:val="000000"/>
                <w:sz w:val="24"/>
                <w:szCs w:val="24"/>
              </w:rPr>
              <w:t>CE</w:t>
            </w:r>
          </w:p>
        </w:tc>
        <w:tc>
          <w:tcPr>
            <w:tcW w:w="1260" w:type="dxa"/>
            <w:tcBorders>
              <w:bottom w:val="single" w:sz="4" w:space="0" w:color="auto"/>
            </w:tcBorders>
            <w:vAlign w:val="center"/>
          </w:tcPr>
          <w:p w:rsidR="0006590A" w:rsidRDefault="0006590A">
            <w:pPr>
              <w:pStyle w:val="Zkladntext"/>
              <w:rPr>
                <w:color w:val="000000"/>
                <w:sz w:val="24"/>
                <w:szCs w:val="24"/>
              </w:rPr>
            </w:pPr>
            <w:r>
              <w:rPr>
                <w:color w:val="000000"/>
                <w:sz w:val="24"/>
                <w:szCs w:val="24"/>
              </w:rPr>
              <w:t>střední</w:t>
            </w:r>
          </w:p>
        </w:tc>
        <w:tc>
          <w:tcPr>
            <w:tcW w:w="1260" w:type="dxa"/>
            <w:tcBorders>
              <w:bottom w:val="single" w:sz="4" w:space="0" w:color="auto"/>
            </w:tcBorders>
            <w:vAlign w:val="center"/>
          </w:tcPr>
          <w:p w:rsidR="0006590A" w:rsidRDefault="0006590A">
            <w:pPr>
              <w:pStyle w:val="Zkladntext"/>
              <w:rPr>
                <w:color w:val="000000"/>
                <w:sz w:val="24"/>
                <w:szCs w:val="24"/>
              </w:rPr>
            </w:pPr>
            <w:r>
              <w:rPr>
                <w:color w:val="000000"/>
                <w:sz w:val="24"/>
                <w:szCs w:val="24"/>
              </w:rPr>
              <w:t>střední</w:t>
            </w:r>
          </w:p>
        </w:tc>
        <w:tc>
          <w:tcPr>
            <w:tcW w:w="1258" w:type="dxa"/>
            <w:tcBorders>
              <w:bottom w:val="single" w:sz="4" w:space="0" w:color="auto"/>
            </w:tcBorders>
            <w:vAlign w:val="center"/>
          </w:tcPr>
          <w:p w:rsidR="0006590A" w:rsidRDefault="0006590A">
            <w:pPr>
              <w:pStyle w:val="Zkladntext"/>
              <w:rPr>
                <w:color w:val="000000"/>
                <w:sz w:val="24"/>
                <w:szCs w:val="24"/>
              </w:rPr>
            </w:pPr>
            <w:r>
              <w:rPr>
                <w:color w:val="000000"/>
                <w:sz w:val="24"/>
                <w:szCs w:val="24"/>
              </w:rPr>
              <w:t>koncen</w:t>
            </w:r>
            <w:r>
              <w:rPr>
                <w:color w:val="000000"/>
                <w:sz w:val="24"/>
                <w:szCs w:val="24"/>
              </w:rPr>
              <w:t>t</w:t>
            </w:r>
            <w:r>
              <w:rPr>
                <w:color w:val="000000"/>
                <w:sz w:val="24"/>
                <w:szCs w:val="24"/>
              </w:rPr>
              <w:t>race</w:t>
            </w:r>
          </w:p>
        </w:tc>
      </w:tr>
      <w:tr w:rsidR="0006590A">
        <w:tc>
          <w:tcPr>
            <w:tcW w:w="828" w:type="dxa"/>
            <w:shd w:val="clear" w:color="auto" w:fill="FFCC99"/>
            <w:vAlign w:val="center"/>
          </w:tcPr>
          <w:p w:rsidR="0006590A" w:rsidRDefault="0006590A">
            <w:pPr>
              <w:pStyle w:val="Zkladntext"/>
              <w:rPr>
                <w:b/>
                <w:bCs/>
                <w:color w:val="000000"/>
                <w:sz w:val="24"/>
                <w:szCs w:val="24"/>
              </w:rPr>
            </w:pPr>
            <w:r>
              <w:rPr>
                <w:b/>
                <w:bCs/>
                <w:color w:val="000000"/>
                <w:sz w:val="24"/>
                <w:szCs w:val="24"/>
              </w:rPr>
              <w:t>III.</w:t>
            </w:r>
          </w:p>
        </w:tc>
        <w:tc>
          <w:tcPr>
            <w:tcW w:w="2520" w:type="dxa"/>
            <w:shd w:val="clear" w:color="auto" w:fill="FFCC99"/>
            <w:vAlign w:val="center"/>
          </w:tcPr>
          <w:p w:rsidR="0006590A" w:rsidRDefault="0006590A">
            <w:pPr>
              <w:pStyle w:val="Zkladntext"/>
              <w:rPr>
                <w:color w:val="000000"/>
                <w:sz w:val="24"/>
                <w:szCs w:val="24"/>
              </w:rPr>
            </w:pPr>
            <w:r>
              <w:rPr>
                <w:color w:val="000000"/>
                <w:sz w:val="24"/>
                <w:szCs w:val="24"/>
              </w:rPr>
              <w:t>zdokonalování</w:t>
            </w:r>
          </w:p>
          <w:p w:rsidR="0006590A" w:rsidRDefault="0006590A">
            <w:pPr>
              <w:pStyle w:val="Zkladntext"/>
              <w:rPr>
                <w:color w:val="000000"/>
                <w:sz w:val="24"/>
                <w:szCs w:val="24"/>
              </w:rPr>
            </w:pPr>
            <w:r>
              <w:rPr>
                <w:color w:val="000000"/>
                <w:sz w:val="24"/>
                <w:szCs w:val="24"/>
              </w:rPr>
              <w:t>retence</w:t>
            </w:r>
          </w:p>
          <w:p w:rsidR="0006590A" w:rsidRDefault="0006590A">
            <w:pPr>
              <w:pStyle w:val="Zkladntext"/>
              <w:rPr>
                <w:color w:val="000000"/>
                <w:sz w:val="24"/>
                <w:szCs w:val="24"/>
              </w:rPr>
            </w:pPr>
            <w:r>
              <w:rPr>
                <w:color w:val="000000"/>
                <w:sz w:val="24"/>
                <w:szCs w:val="24"/>
              </w:rPr>
              <w:t>koordinace</w:t>
            </w:r>
          </w:p>
        </w:tc>
        <w:tc>
          <w:tcPr>
            <w:tcW w:w="2160" w:type="dxa"/>
            <w:shd w:val="clear" w:color="auto" w:fill="FFCC99"/>
            <w:vAlign w:val="center"/>
          </w:tcPr>
          <w:p w:rsidR="0006590A" w:rsidRDefault="0006590A">
            <w:pPr>
              <w:pStyle w:val="Zkladntext"/>
              <w:rPr>
                <w:b/>
                <w:bCs/>
                <w:color w:val="000000"/>
                <w:sz w:val="24"/>
                <w:szCs w:val="24"/>
              </w:rPr>
            </w:pPr>
            <w:r>
              <w:rPr>
                <w:b/>
                <w:bCs/>
                <w:color w:val="000000"/>
                <w:sz w:val="24"/>
                <w:szCs w:val="24"/>
              </w:rPr>
              <w:t>AUTOMATIZ</w:t>
            </w:r>
            <w:r>
              <w:rPr>
                <w:b/>
                <w:bCs/>
                <w:color w:val="000000"/>
                <w:sz w:val="24"/>
                <w:szCs w:val="24"/>
              </w:rPr>
              <w:t>A</w:t>
            </w:r>
            <w:r>
              <w:rPr>
                <w:b/>
                <w:bCs/>
                <w:color w:val="000000"/>
                <w:sz w:val="24"/>
                <w:szCs w:val="24"/>
              </w:rPr>
              <w:t>CE</w:t>
            </w:r>
          </w:p>
        </w:tc>
        <w:tc>
          <w:tcPr>
            <w:tcW w:w="1260" w:type="dxa"/>
            <w:shd w:val="clear" w:color="auto" w:fill="FFCC99"/>
            <w:vAlign w:val="center"/>
          </w:tcPr>
          <w:p w:rsidR="0006590A" w:rsidRDefault="0006590A">
            <w:pPr>
              <w:pStyle w:val="Zkladntext"/>
              <w:rPr>
                <w:color w:val="000000"/>
                <w:sz w:val="24"/>
                <w:szCs w:val="24"/>
              </w:rPr>
            </w:pPr>
            <w:r>
              <w:rPr>
                <w:color w:val="000000"/>
                <w:sz w:val="24"/>
                <w:szCs w:val="24"/>
              </w:rPr>
              <w:t>vysoká</w:t>
            </w:r>
          </w:p>
        </w:tc>
        <w:tc>
          <w:tcPr>
            <w:tcW w:w="1260" w:type="dxa"/>
            <w:shd w:val="clear" w:color="auto" w:fill="FFCC99"/>
            <w:vAlign w:val="center"/>
          </w:tcPr>
          <w:p w:rsidR="0006590A" w:rsidRDefault="0006590A">
            <w:pPr>
              <w:pStyle w:val="Zkladntext"/>
              <w:rPr>
                <w:color w:val="000000"/>
                <w:sz w:val="24"/>
                <w:szCs w:val="24"/>
              </w:rPr>
            </w:pPr>
            <w:r>
              <w:rPr>
                <w:color w:val="000000"/>
                <w:sz w:val="24"/>
                <w:szCs w:val="24"/>
              </w:rPr>
              <w:t>nízká</w:t>
            </w:r>
          </w:p>
        </w:tc>
        <w:tc>
          <w:tcPr>
            <w:tcW w:w="1258" w:type="dxa"/>
            <w:shd w:val="clear" w:color="auto" w:fill="FFCC99"/>
            <w:vAlign w:val="center"/>
          </w:tcPr>
          <w:p w:rsidR="0006590A" w:rsidRDefault="0006590A">
            <w:pPr>
              <w:pStyle w:val="Zkladntext"/>
              <w:rPr>
                <w:color w:val="000000"/>
                <w:sz w:val="24"/>
                <w:szCs w:val="24"/>
              </w:rPr>
            </w:pPr>
            <w:r>
              <w:rPr>
                <w:color w:val="000000"/>
                <w:sz w:val="24"/>
                <w:szCs w:val="24"/>
              </w:rPr>
              <w:t>stabilizace</w:t>
            </w:r>
          </w:p>
        </w:tc>
      </w:tr>
      <w:tr w:rsidR="0006590A">
        <w:tc>
          <w:tcPr>
            <w:tcW w:w="828" w:type="dxa"/>
            <w:vAlign w:val="center"/>
          </w:tcPr>
          <w:p w:rsidR="0006590A" w:rsidRDefault="0006590A">
            <w:pPr>
              <w:pStyle w:val="Zkladntext"/>
              <w:rPr>
                <w:b/>
                <w:bCs/>
                <w:color w:val="000000"/>
                <w:sz w:val="24"/>
                <w:szCs w:val="24"/>
              </w:rPr>
            </w:pPr>
            <w:r>
              <w:rPr>
                <w:b/>
                <w:bCs/>
                <w:color w:val="000000"/>
                <w:sz w:val="24"/>
                <w:szCs w:val="24"/>
              </w:rPr>
              <w:t>IV.</w:t>
            </w:r>
          </w:p>
        </w:tc>
        <w:tc>
          <w:tcPr>
            <w:tcW w:w="2520" w:type="dxa"/>
            <w:vAlign w:val="center"/>
          </w:tcPr>
          <w:p w:rsidR="0006590A" w:rsidRDefault="0006590A">
            <w:pPr>
              <w:pStyle w:val="Zkladntext"/>
              <w:rPr>
                <w:color w:val="000000"/>
                <w:sz w:val="24"/>
                <w:szCs w:val="24"/>
              </w:rPr>
            </w:pPr>
            <w:r>
              <w:rPr>
                <w:color w:val="000000"/>
                <w:sz w:val="24"/>
                <w:szCs w:val="24"/>
              </w:rPr>
              <w:t>transfer</w:t>
            </w:r>
          </w:p>
          <w:p w:rsidR="0006590A" w:rsidRDefault="0006590A">
            <w:pPr>
              <w:pStyle w:val="Zkladntext"/>
              <w:rPr>
                <w:color w:val="000000"/>
                <w:sz w:val="24"/>
                <w:szCs w:val="24"/>
              </w:rPr>
            </w:pPr>
            <w:r>
              <w:rPr>
                <w:color w:val="000000"/>
                <w:sz w:val="24"/>
                <w:szCs w:val="24"/>
              </w:rPr>
              <w:t>integrace</w:t>
            </w:r>
          </w:p>
          <w:p w:rsidR="0006590A" w:rsidRDefault="0006590A">
            <w:pPr>
              <w:pStyle w:val="Zkladntext"/>
              <w:rPr>
                <w:color w:val="000000"/>
                <w:sz w:val="24"/>
                <w:szCs w:val="24"/>
              </w:rPr>
            </w:pPr>
            <w:r>
              <w:rPr>
                <w:color w:val="000000"/>
                <w:sz w:val="24"/>
                <w:szCs w:val="24"/>
              </w:rPr>
              <w:t>anticipace</w:t>
            </w:r>
          </w:p>
          <w:p w:rsidR="0006590A" w:rsidRDefault="0006590A">
            <w:pPr>
              <w:pStyle w:val="Zkladntext"/>
              <w:rPr>
                <w:color w:val="000000"/>
                <w:sz w:val="24"/>
                <w:szCs w:val="24"/>
              </w:rPr>
            </w:pPr>
            <w:r>
              <w:rPr>
                <w:color w:val="000000"/>
                <w:sz w:val="24"/>
                <w:szCs w:val="24"/>
              </w:rPr>
              <w:t>výkon</w:t>
            </w:r>
          </w:p>
        </w:tc>
        <w:tc>
          <w:tcPr>
            <w:tcW w:w="2160" w:type="dxa"/>
            <w:vAlign w:val="center"/>
          </w:tcPr>
          <w:p w:rsidR="0006590A" w:rsidRDefault="0006590A">
            <w:pPr>
              <w:pStyle w:val="Zkladntext"/>
              <w:rPr>
                <w:b/>
                <w:bCs/>
                <w:color w:val="000000"/>
                <w:sz w:val="24"/>
                <w:szCs w:val="24"/>
              </w:rPr>
            </w:pPr>
            <w:r>
              <w:rPr>
                <w:b/>
                <w:bCs/>
                <w:color w:val="000000"/>
                <w:sz w:val="24"/>
                <w:szCs w:val="24"/>
              </w:rPr>
              <w:t>TVOŘIVÁ K</w:t>
            </w:r>
            <w:r>
              <w:rPr>
                <w:b/>
                <w:bCs/>
                <w:color w:val="000000"/>
                <w:sz w:val="24"/>
                <w:szCs w:val="24"/>
              </w:rPr>
              <w:t>O</w:t>
            </w:r>
            <w:r>
              <w:rPr>
                <w:b/>
                <w:bCs/>
                <w:color w:val="000000"/>
                <w:sz w:val="24"/>
                <w:szCs w:val="24"/>
              </w:rPr>
              <w:t>ORDIN</w:t>
            </w:r>
            <w:r>
              <w:rPr>
                <w:b/>
                <w:bCs/>
                <w:color w:val="000000"/>
                <w:sz w:val="24"/>
                <w:szCs w:val="24"/>
              </w:rPr>
              <w:t>A</w:t>
            </w:r>
            <w:r>
              <w:rPr>
                <w:b/>
                <w:bCs/>
                <w:color w:val="000000"/>
                <w:sz w:val="24"/>
                <w:szCs w:val="24"/>
              </w:rPr>
              <w:t>CE</w:t>
            </w:r>
          </w:p>
        </w:tc>
        <w:tc>
          <w:tcPr>
            <w:tcW w:w="1260" w:type="dxa"/>
            <w:vAlign w:val="center"/>
          </w:tcPr>
          <w:p w:rsidR="0006590A" w:rsidRDefault="0006590A">
            <w:pPr>
              <w:pStyle w:val="Zkladntext"/>
              <w:rPr>
                <w:color w:val="000000"/>
                <w:sz w:val="24"/>
                <w:szCs w:val="24"/>
              </w:rPr>
            </w:pPr>
            <w:r>
              <w:rPr>
                <w:color w:val="000000"/>
                <w:sz w:val="24"/>
                <w:szCs w:val="24"/>
              </w:rPr>
              <w:t>pracovní mistro</w:t>
            </w:r>
            <w:r>
              <w:rPr>
                <w:color w:val="000000"/>
                <w:sz w:val="24"/>
                <w:szCs w:val="24"/>
              </w:rPr>
              <w:t>v</w:t>
            </w:r>
            <w:r>
              <w:rPr>
                <w:color w:val="000000"/>
                <w:sz w:val="24"/>
                <w:szCs w:val="24"/>
              </w:rPr>
              <w:t>ství</w:t>
            </w:r>
          </w:p>
        </w:tc>
        <w:tc>
          <w:tcPr>
            <w:tcW w:w="1260" w:type="dxa"/>
            <w:vAlign w:val="center"/>
          </w:tcPr>
          <w:p w:rsidR="0006590A" w:rsidRDefault="0006590A">
            <w:pPr>
              <w:pStyle w:val="Zkladntext"/>
              <w:rPr>
                <w:color w:val="000000"/>
                <w:sz w:val="24"/>
                <w:szCs w:val="24"/>
              </w:rPr>
            </w:pPr>
            <w:r>
              <w:rPr>
                <w:color w:val="000000"/>
                <w:sz w:val="24"/>
                <w:szCs w:val="24"/>
              </w:rPr>
              <w:t>vysoká</w:t>
            </w:r>
          </w:p>
        </w:tc>
        <w:tc>
          <w:tcPr>
            <w:tcW w:w="1258" w:type="dxa"/>
            <w:vAlign w:val="center"/>
          </w:tcPr>
          <w:p w:rsidR="0006590A" w:rsidRDefault="0006590A">
            <w:pPr>
              <w:pStyle w:val="Zkladntext"/>
              <w:rPr>
                <w:color w:val="000000"/>
                <w:sz w:val="24"/>
                <w:szCs w:val="24"/>
              </w:rPr>
            </w:pPr>
            <w:r>
              <w:rPr>
                <w:color w:val="000000"/>
                <w:sz w:val="24"/>
                <w:szCs w:val="24"/>
              </w:rPr>
              <w:t>tvořivá asoci</w:t>
            </w:r>
            <w:r>
              <w:rPr>
                <w:color w:val="000000"/>
                <w:sz w:val="24"/>
                <w:szCs w:val="24"/>
              </w:rPr>
              <w:t>a</w:t>
            </w:r>
            <w:r>
              <w:rPr>
                <w:color w:val="000000"/>
                <w:sz w:val="24"/>
                <w:szCs w:val="24"/>
              </w:rPr>
              <w:t>ce</w:t>
            </w:r>
          </w:p>
        </w:tc>
      </w:tr>
    </w:tbl>
    <w:p w:rsidR="0006590A" w:rsidRDefault="0006590A">
      <w:r>
        <w:rPr>
          <w:color w:val="000000"/>
        </w:rPr>
        <w:br w:type="page"/>
      </w:r>
      <w:commentRangeStart w:id="19"/>
      <w:r>
        <w:t>Tyto znaky  dovednosti v jednotlivých fázích motori</w:t>
      </w:r>
      <w:r>
        <w:t>c</w:t>
      </w:r>
      <w:r>
        <w:t xml:space="preserve">kého učení popisuje ve svých skriptech i A.Rychtecký a L.Fialová </w:t>
      </w:r>
      <w:commentRangeEnd w:id="19"/>
      <w:r>
        <w:rPr>
          <w:rStyle w:val="Odkaznakoment"/>
          <w:vanish/>
        </w:rPr>
        <w:commentReference w:id="19"/>
      </w:r>
      <w:r>
        <w:t>(Rychtecký, Fialová, 2002, s.85).</w:t>
      </w:r>
    </w:p>
    <w:p w:rsidR="0006590A" w:rsidRDefault="0006590A">
      <w:pPr>
        <w:rPr>
          <w:b/>
          <w:bCs/>
        </w:rPr>
      </w:pPr>
      <w:r>
        <w:t>Chtěl bych se dotknout těchto znaků a blíže je rozebrat. Z didaktického hlediska (teorie i reá</w:t>
      </w:r>
      <w:r>
        <w:t>l</w:t>
      </w:r>
      <w:r>
        <w:t>ných pedagogických aplikací) považujeme v motorickém učení ve výchově za významné př</w:t>
      </w:r>
      <w:r>
        <w:t>e</w:t>
      </w:r>
      <w:r>
        <w:t xml:space="preserve">devším tyto činitele: </w:t>
      </w:r>
      <w:r>
        <w:rPr>
          <w:b/>
          <w:bCs/>
          <w:i/>
          <w:iCs/>
        </w:rPr>
        <w:t>motivaci,</w:t>
      </w:r>
      <w:r>
        <w:t xml:space="preserve"> </w:t>
      </w:r>
      <w:r>
        <w:rPr>
          <w:b/>
          <w:bCs/>
          <w:i/>
          <w:iCs/>
        </w:rPr>
        <w:t>zpevňování, retenci, integraci a transfer</w:t>
      </w:r>
      <w:r>
        <w:rPr>
          <w:b/>
          <w:bCs/>
        </w:rPr>
        <w:t>.</w:t>
      </w:r>
    </w:p>
    <w:p w:rsidR="0006590A" w:rsidRDefault="0006590A">
      <w:pPr>
        <w:pStyle w:val="Zkladntext"/>
        <w:jc w:val="both"/>
        <w:rPr>
          <w:b/>
          <w:bCs/>
          <w:i/>
          <w:iCs/>
          <w:sz w:val="24"/>
          <w:szCs w:val="24"/>
          <w:u w:val="single"/>
        </w:rPr>
      </w:pPr>
    </w:p>
    <w:p w:rsidR="0006590A" w:rsidRDefault="0006590A">
      <w:pPr>
        <w:rPr>
          <w:u w:val="single"/>
        </w:rPr>
      </w:pPr>
      <w:r>
        <w:rPr>
          <w:u w:val="single"/>
        </w:rPr>
        <w:t>MOTIVACE</w:t>
      </w:r>
    </w:p>
    <w:p w:rsidR="0006590A" w:rsidRDefault="0006590A">
      <w:r>
        <w:t xml:space="preserve">     Motivace je dynamickým činitelem v učení; určuje směr a mobilizaci energetických zdrojů učícího se žáka. Výchozími jednotkami v tvorbě motivu jsou potřeby a incentivy - popudy a pobídky, které jsou ovlivňovány z vnějšího prostředí, ve výchově, zejména učitelem a mi</w:t>
      </w:r>
      <w:r>
        <w:t>s</w:t>
      </w:r>
      <w:r>
        <w:t>trem odborného výcviku. Vzniklé motivy (potřeby + incentivy) se vzájemně sdružují a dop</w:t>
      </w:r>
      <w:r>
        <w:t>l</w:t>
      </w:r>
      <w:r>
        <w:t>ňují. Úzce souvisí se zájmy. Potřeby se definují jako psychofyziologický stav organismu, r</w:t>
      </w:r>
      <w:r>
        <w:t>e</w:t>
      </w:r>
      <w:r>
        <w:t xml:space="preserve">spektive jako rozdíl, který vznikne mezi stavem v organismu žádoucím a aktuálním.    </w:t>
      </w:r>
    </w:p>
    <w:p w:rsidR="0006590A" w:rsidRDefault="0006590A">
      <w:r>
        <w:t xml:space="preserve">     Motivace se projevují v 1. fázi učení se pracovním dovednostem, kdy se žák či učeň s</w:t>
      </w:r>
      <w:r>
        <w:t>e</w:t>
      </w:r>
      <w:r>
        <w:t>znam</w:t>
      </w:r>
      <w:r>
        <w:t>u</w:t>
      </w:r>
      <w:r>
        <w:t>je s úkolem, snaží se zapamatovat si postup - algoritmus postupu. Výsledkem je pak jasná pře</w:t>
      </w:r>
      <w:r>
        <w:t>d</w:t>
      </w:r>
      <w:r>
        <w:t>stava o pracovní dovednosti, kterou si mají osvojit, tedy ztotožnění se s cílem učení a osvojování. Tento významný znak první fáze působí v součinnosti se schopnostmi intele</w:t>
      </w:r>
      <w:r>
        <w:t>k</w:t>
      </w:r>
      <w:r>
        <w:t>tovými, senzomot</w:t>
      </w:r>
      <w:r>
        <w:t>o</w:t>
      </w:r>
      <w:r>
        <w:t xml:space="preserve">rickými, pohybovými a sociálními a s emočními a volními procesy. </w:t>
      </w:r>
    </w:p>
    <w:p w:rsidR="0006590A" w:rsidRDefault="0006590A">
      <w:pPr>
        <w:pStyle w:val="Zkladntext"/>
        <w:jc w:val="both"/>
        <w:rPr>
          <w:sz w:val="24"/>
          <w:szCs w:val="24"/>
          <w:u w:val="single"/>
        </w:rPr>
      </w:pPr>
    </w:p>
    <w:p w:rsidR="0006590A" w:rsidRDefault="0006590A">
      <w:pPr>
        <w:pStyle w:val="Zkladntext"/>
        <w:jc w:val="both"/>
        <w:rPr>
          <w:sz w:val="24"/>
          <w:szCs w:val="24"/>
          <w:u w:val="single"/>
        </w:rPr>
      </w:pPr>
      <w:r>
        <w:rPr>
          <w:sz w:val="24"/>
          <w:szCs w:val="24"/>
          <w:u w:val="single"/>
        </w:rPr>
        <w:t>ZPEVŇOVÁNÍ</w:t>
      </w:r>
    </w:p>
    <w:p w:rsidR="0006590A" w:rsidRDefault="0006590A">
      <w:r>
        <w:t xml:space="preserve">     Proces učení a osvojování si pracovních dovedností vyžaduje více času a také četná op</w:t>
      </w:r>
      <w:r>
        <w:t>a</w:t>
      </w:r>
      <w:r>
        <w:t>kování, která pak vedou k vytvoření základních dovedností toho konkrétního pracovního úk</w:t>
      </w:r>
      <w:r>
        <w:t>o</w:t>
      </w:r>
      <w:r>
        <w:t>nu. Tato druhá fáze se pak provádí bez přerušování a zde svou podstatnou roli má i mistr o</w:t>
      </w:r>
      <w:r>
        <w:t>d</w:t>
      </w:r>
      <w:r>
        <w:t>borné výchovy či učitel. Pozitivní reakce, které vedou ke správnému výsledku by proto měly být posilovány, reakce nesprávné naopak potlačovány. Procesem zpevňování se zvyšuje pra</w:t>
      </w:r>
      <w:r>
        <w:t>v</w:t>
      </w:r>
      <w:r>
        <w:t>děpodobnost udržení intenzity žádoucího chování. Tedy jde o to, aby se udržel zájem a aktiv</w:t>
      </w:r>
      <w:r>
        <w:t>i</w:t>
      </w:r>
      <w:r>
        <w:t>ta žáků. Nácviky fyzicky namáhavých činností a osvojování si pracovních dovedností můž</w:t>
      </w:r>
      <w:r>
        <w:t>e</w:t>
      </w:r>
      <w:r>
        <w:t xml:space="preserve">me rozdělit na několik časových intervalů, které se ovšem provádějí samostatně bez přerušení. </w:t>
      </w:r>
    </w:p>
    <w:p w:rsidR="0006590A" w:rsidRDefault="00254FD9">
      <w:pPr>
        <w:pStyle w:val="Zkladntext"/>
        <w:jc w:val="both"/>
        <w:rPr>
          <w:sz w:val="24"/>
          <w:szCs w:val="24"/>
          <w:u w:val="single"/>
        </w:rPr>
      </w:pPr>
      <w:r>
        <w:rPr>
          <w:noProof/>
        </w:rPr>
        <w:drawing>
          <wp:anchor distT="0" distB="0" distL="114300" distR="114300" simplePos="0" relativeHeight="251641856" behindDoc="1" locked="0" layoutInCell="1" allowOverlap="1">
            <wp:simplePos x="0" y="0"/>
            <wp:positionH relativeFrom="column">
              <wp:posOffset>2971800</wp:posOffset>
            </wp:positionH>
            <wp:positionV relativeFrom="paragraph">
              <wp:posOffset>635</wp:posOffset>
            </wp:positionV>
            <wp:extent cx="2628900" cy="2456180"/>
            <wp:effectExtent l="19050" t="0" r="0" b="0"/>
            <wp:wrapTight wrapText="bothSides">
              <wp:wrapPolygon edited="0">
                <wp:start x="-157" y="0"/>
                <wp:lineTo x="-157" y="21444"/>
                <wp:lineTo x="21600" y="21444"/>
                <wp:lineTo x="21600" y="0"/>
                <wp:lineTo x="-157" y="0"/>
              </wp:wrapPolygon>
            </wp:wrapTight>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cstate="print"/>
                    <a:srcRect/>
                    <a:stretch>
                      <a:fillRect/>
                    </a:stretch>
                  </pic:blipFill>
                  <pic:spPr bwMode="auto">
                    <a:xfrm>
                      <a:off x="0" y="0"/>
                      <a:ext cx="2628900" cy="2456180"/>
                    </a:xfrm>
                    <a:prstGeom prst="rect">
                      <a:avLst/>
                    </a:prstGeom>
                    <a:noFill/>
                    <a:ln w="9525">
                      <a:noFill/>
                      <a:miter lim="800000"/>
                      <a:headEnd/>
                      <a:tailEnd/>
                    </a:ln>
                  </pic:spPr>
                </pic:pic>
              </a:graphicData>
            </a:graphic>
          </wp:anchor>
        </w:drawing>
      </w:r>
    </w:p>
    <w:p w:rsidR="0006590A" w:rsidRDefault="0006590A">
      <w:pPr>
        <w:pStyle w:val="Zkladntext"/>
        <w:jc w:val="both"/>
        <w:rPr>
          <w:sz w:val="24"/>
          <w:szCs w:val="24"/>
          <w:u w:val="single"/>
        </w:rPr>
      </w:pPr>
      <w:r>
        <w:rPr>
          <w:sz w:val="24"/>
          <w:szCs w:val="24"/>
          <w:u w:val="single"/>
        </w:rPr>
        <w:t>RETENCE</w:t>
      </w:r>
    </w:p>
    <w:p w:rsidR="0006590A" w:rsidRDefault="0006590A">
      <w:pPr>
        <w:pStyle w:val="Zkladntext"/>
        <w:jc w:val="both"/>
        <w:rPr>
          <w:sz w:val="24"/>
          <w:szCs w:val="24"/>
        </w:rPr>
      </w:pPr>
      <w:r>
        <w:rPr>
          <w:sz w:val="24"/>
          <w:szCs w:val="24"/>
        </w:rPr>
        <w:t xml:space="preserve">      - jinými slovy uchování si naučení dovednosti v paměti patří k významným mechanismům v procesu motorického učení. Jedná se vlastně o podstatu učení. Pro motorické dovednosti platí, že se většinou pamatují lépe než verbální vědomosti. Zde svou roli hraje především p</w:t>
      </w:r>
      <w:r>
        <w:rPr>
          <w:sz w:val="24"/>
          <w:szCs w:val="24"/>
        </w:rPr>
        <w:t>a</w:t>
      </w:r>
      <w:r>
        <w:rPr>
          <w:sz w:val="24"/>
          <w:szCs w:val="24"/>
        </w:rPr>
        <w:t>měť, tedy zapamatování si jednotlivých kroků pracovní činnosti, zvládnout algoritmus post</w:t>
      </w:r>
      <w:r>
        <w:rPr>
          <w:sz w:val="24"/>
          <w:szCs w:val="24"/>
        </w:rPr>
        <w:t>u</w:t>
      </w:r>
      <w:r>
        <w:rPr>
          <w:sz w:val="24"/>
          <w:szCs w:val="24"/>
        </w:rPr>
        <w:t xml:space="preserve">pu. Proto je nutné, aby dovednosti, které se nacvičují ve více vyučovacích jednotkách, byly časově rozvrženy tak, aby přestávky mezi nimi nevedly k zapomínání. </w:t>
      </w:r>
    </w:p>
    <w:p w:rsidR="0006590A" w:rsidRDefault="0006590A">
      <w:r>
        <w:t>Výsledkem této třetí fáze je pak  plně osvojená pracovní dovednost a vede ke zvyšování pr</w:t>
      </w:r>
      <w:r>
        <w:t>a</w:t>
      </w:r>
      <w:r>
        <w:t>co</w:t>
      </w:r>
      <w:r>
        <w:t>v</w:t>
      </w:r>
      <w:r>
        <w:t xml:space="preserve">ního výkonu žáků a učňů.                                                                         </w:t>
      </w:r>
    </w:p>
    <w:p w:rsidR="0006590A" w:rsidRDefault="0006590A">
      <w:pPr>
        <w:rPr>
          <w:b/>
          <w:bCs/>
          <w:sz w:val="22"/>
          <w:szCs w:val="22"/>
        </w:rPr>
      </w:pPr>
      <w:r>
        <w:t xml:space="preserve">                                                                                  </w:t>
      </w:r>
      <w:commentRangeStart w:id="20"/>
      <w:r>
        <w:rPr>
          <w:b/>
          <w:bCs/>
          <w:sz w:val="22"/>
          <w:szCs w:val="22"/>
        </w:rPr>
        <w:t>Obr.4 Křivka zapomínání v závislo</w:t>
      </w:r>
      <w:r>
        <w:rPr>
          <w:b/>
          <w:bCs/>
          <w:sz w:val="22"/>
          <w:szCs w:val="22"/>
        </w:rPr>
        <w:t>s</w:t>
      </w:r>
      <w:r>
        <w:rPr>
          <w:b/>
          <w:bCs/>
          <w:sz w:val="22"/>
          <w:szCs w:val="22"/>
        </w:rPr>
        <w:t xml:space="preserve">ti </w:t>
      </w:r>
    </w:p>
    <w:p w:rsidR="0006590A" w:rsidRDefault="0006590A">
      <w:pPr>
        <w:rPr>
          <w:b/>
          <w:bCs/>
          <w:sz w:val="22"/>
          <w:szCs w:val="22"/>
        </w:rPr>
      </w:pPr>
      <w:r>
        <w:rPr>
          <w:b/>
          <w:bCs/>
          <w:sz w:val="22"/>
          <w:szCs w:val="22"/>
        </w:rPr>
        <w:t xml:space="preserve">                                                                                                     na úrovni naučených dove</w:t>
      </w:r>
      <w:r>
        <w:rPr>
          <w:b/>
          <w:bCs/>
          <w:sz w:val="22"/>
          <w:szCs w:val="22"/>
        </w:rPr>
        <w:t>d</w:t>
      </w:r>
      <w:r>
        <w:rPr>
          <w:b/>
          <w:bCs/>
          <w:sz w:val="22"/>
          <w:szCs w:val="22"/>
        </w:rPr>
        <w:t xml:space="preserve">ností    </w:t>
      </w:r>
    </w:p>
    <w:p w:rsidR="0006590A" w:rsidRDefault="0006590A">
      <w:pPr>
        <w:rPr>
          <w:b/>
          <w:bCs/>
          <w:sz w:val="22"/>
          <w:szCs w:val="22"/>
        </w:rPr>
      </w:pPr>
      <w:r>
        <w:rPr>
          <w:b/>
          <w:bCs/>
          <w:sz w:val="22"/>
          <w:szCs w:val="22"/>
        </w:rPr>
        <w:t xml:space="preserve">                                                                                                      </w:t>
      </w:r>
      <w:r>
        <w:rPr>
          <w:sz w:val="22"/>
          <w:szCs w:val="22"/>
        </w:rPr>
        <w:t>(Rychtecký, Fialová, 2002, s.80)</w:t>
      </w:r>
    </w:p>
    <w:commentRangeEnd w:id="20"/>
    <w:p w:rsidR="0006590A" w:rsidRDefault="0006590A">
      <w:pPr>
        <w:pStyle w:val="Zkladntext"/>
        <w:jc w:val="both"/>
        <w:rPr>
          <w:sz w:val="24"/>
          <w:szCs w:val="24"/>
        </w:rPr>
      </w:pPr>
      <w:r>
        <w:rPr>
          <w:rStyle w:val="Odkaznakoment"/>
          <w:vanish/>
        </w:rPr>
        <w:commentReference w:id="20"/>
      </w:r>
    </w:p>
    <w:p w:rsidR="0006590A" w:rsidRDefault="0006590A">
      <w:pPr>
        <w:pStyle w:val="Zkladntext"/>
        <w:jc w:val="both"/>
        <w:rPr>
          <w:sz w:val="24"/>
          <w:szCs w:val="24"/>
          <w:u w:val="single"/>
        </w:rPr>
      </w:pPr>
      <w:r>
        <w:rPr>
          <w:i/>
          <w:iCs/>
          <w:sz w:val="24"/>
          <w:szCs w:val="24"/>
        </w:rPr>
        <w:br w:type="page"/>
      </w:r>
      <w:r>
        <w:rPr>
          <w:sz w:val="24"/>
          <w:szCs w:val="24"/>
          <w:u w:val="single"/>
        </w:rPr>
        <w:t>TRANSFER</w:t>
      </w:r>
    </w:p>
    <w:p w:rsidR="0006590A" w:rsidRDefault="0006590A">
      <w:pPr>
        <w:pStyle w:val="Zkladntext"/>
        <w:jc w:val="both"/>
        <w:rPr>
          <w:sz w:val="24"/>
          <w:szCs w:val="24"/>
        </w:rPr>
      </w:pPr>
      <w:r>
        <w:rPr>
          <w:sz w:val="24"/>
          <w:szCs w:val="24"/>
        </w:rPr>
        <w:t xml:space="preserve">     Nejvyšším činitelem nácviku či osvojování si senzomotorických dovedností je transfer. Což znamená, že jednotlivé naučené dovednosti se uplatňují společně s jinými dovednostmi, které tvoří vyšší typ dovedností a vedou k pracovnímu mistrovství a v případě intelektových schopností se vzájemně propojují vazby ze znalostmi z jiných oborů, které vedou např. k tvorbě zlepšov</w:t>
      </w:r>
      <w:r>
        <w:rPr>
          <w:sz w:val="24"/>
          <w:szCs w:val="24"/>
        </w:rPr>
        <w:t>a</w:t>
      </w:r>
      <w:r>
        <w:rPr>
          <w:sz w:val="24"/>
          <w:szCs w:val="24"/>
        </w:rPr>
        <w:t xml:space="preserve">cích návrhů či vynálezů v technické sféře. </w:t>
      </w: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Zkladntext"/>
        <w:jc w:val="both"/>
        <w:rPr>
          <w:sz w:val="24"/>
          <w:szCs w:val="24"/>
        </w:rPr>
      </w:pPr>
    </w:p>
    <w:p w:rsidR="0006590A" w:rsidRDefault="0006590A">
      <w:pPr>
        <w:pStyle w:val="Nadpis3"/>
        <w:rPr>
          <w:shd w:val="clear" w:color="auto" w:fill="003366"/>
        </w:rPr>
      </w:pPr>
      <w:r>
        <w:br w:type="page"/>
      </w:r>
      <w:bookmarkStart w:id="22" w:name="_1.3._Negativní_vlivy_počítačů na žá"/>
      <w:bookmarkStart w:id="23" w:name="_1.3._Principy_vyučování_a jejich re"/>
      <w:bookmarkEnd w:id="22"/>
      <w:bookmarkEnd w:id="23"/>
      <w:r>
        <w:rPr>
          <w:shd w:val="clear" w:color="auto" w:fill="003366"/>
        </w:rPr>
        <w:t>1.3. Principy vyučování a jejich respektování při používání výpočetní tec</w:t>
      </w:r>
      <w:r>
        <w:rPr>
          <w:shd w:val="clear" w:color="auto" w:fill="003366"/>
        </w:rPr>
        <w:t>h</w:t>
      </w:r>
      <w:r>
        <w:rPr>
          <w:shd w:val="clear" w:color="auto" w:fill="003366"/>
        </w:rPr>
        <w:t>niky</w:t>
      </w:r>
    </w:p>
    <w:p w:rsidR="0006590A" w:rsidRDefault="0006590A">
      <w:pPr>
        <w:jc w:val="right"/>
      </w:pPr>
      <w:r>
        <w:rPr>
          <w:i/>
          <w:iCs/>
          <w:sz w:val="20"/>
          <w:szCs w:val="20"/>
        </w:rPr>
        <w:t xml:space="preserve">zpět na </w:t>
      </w:r>
      <w:hyperlink w:anchor="_Obsah:" w:history="1">
        <w:r>
          <w:rPr>
            <w:rStyle w:val="Hypertextovodkaz"/>
            <w:i/>
            <w:iCs/>
            <w:color w:val="auto"/>
            <w:sz w:val="20"/>
            <w:szCs w:val="20"/>
          </w:rPr>
          <w:t>ob</w:t>
        </w:r>
        <w:r>
          <w:rPr>
            <w:rStyle w:val="Hypertextovodkaz"/>
            <w:i/>
            <w:iCs/>
            <w:color w:val="auto"/>
            <w:sz w:val="20"/>
            <w:szCs w:val="20"/>
          </w:rPr>
          <w:t>s</w:t>
        </w:r>
        <w:r>
          <w:rPr>
            <w:rStyle w:val="Hypertextovodkaz"/>
            <w:i/>
            <w:iCs/>
            <w:color w:val="auto"/>
            <w:sz w:val="20"/>
            <w:szCs w:val="20"/>
          </w:rPr>
          <w:t>ah</w:t>
        </w:r>
      </w:hyperlink>
    </w:p>
    <w:p w:rsidR="0006590A" w:rsidRDefault="0006590A">
      <w:r>
        <w:t xml:space="preserve"> Obecněji je nazýváme didaktickými nebo i pedagogickými principy.</w:t>
      </w:r>
    </w:p>
    <w:p w:rsidR="0006590A" w:rsidRDefault="0006590A">
      <w:commentRangeStart w:id="24"/>
      <w:r>
        <w:t>„Pokládáme je za nejobecnější pravidla, jejichž respektování podmiňuje efektivnost pedag</w:t>
      </w:r>
      <w:r>
        <w:t>o</w:t>
      </w:r>
      <w:r>
        <w:t>gické činnosti, usnadňuje výchovně vzdělávací proces učitelům i žákům a vede k trvalejším a hodnotnějším výsledkům. Můžeme konstatovat dokonce, že pedagogické principy mají ch</w:t>
      </w:r>
      <w:r>
        <w:t>a</w:t>
      </w:r>
      <w:r>
        <w:t xml:space="preserve">rakter cílový, obsahový a metodický“ </w:t>
      </w:r>
      <w:commentRangeEnd w:id="24"/>
      <w:r>
        <w:rPr>
          <w:rStyle w:val="Odkaznakoment"/>
          <w:vanish/>
        </w:rPr>
        <w:commentReference w:id="24"/>
      </w:r>
      <w:r>
        <w:t>(Stojan, 2002, s.33).</w:t>
      </w:r>
    </w:p>
    <w:p w:rsidR="0006590A" w:rsidRDefault="0006590A">
      <w:r>
        <w:t>Počítačové programy se dnes používají v různých fo</w:t>
      </w:r>
      <w:r>
        <w:t>r</w:t>
      </w:r>
      <w:r>
        <w:t>mách a intenzitách prakticky na všech školách. Nejednotnost názorů na to, jak optimálně využívat počítač ve výuce  ukazuje na složitost t</w:t>
      </w:r>
      <w:r>
        <w:t>o</w:t>
      </w:r>
      <w:r>
        <w:t xml:space="preserve">hoto problému, který si určitě zasluhuje obšírnější a snad i permanentní diskusi. </w:t>
      </w:r>
    </w:p>
    <w:p w:rsidR="0006590A" w:rsidRDefault="0006590A">
      <w:r>
        <w:t xml:space="preserve">     Učitel, zabývající se buď pasivně nebo již i aktivně metodami modernizace svého předm</w:t>
      </w:r>
      <w:r>
        <w:t>ě</w:t>
      </w:r>
      <w:r>
        <w:t>tu, si musí časem sám pro sebe zformulovat odpovědi na otázky následujícího typu:</w:t>
      </w:r>
    </w:p>
    <w:p w:rsidR="0006590A" w:rsidRDefault="0006590A">
      <w:pPr>
        <w:rPr>
          <w:i/>
          <w:iCs/>
        </w:rPr>
      </w:pPr>
    </w:p>
    <w:p w:rsidR="0006590A" w:rsidRDefault="0006590A" w:rsidP="00803C00">
      <w:pPr>
        <w:numPr>
          <w:ilvl w:val="0"/>
          <w:numId w:val="7"/>
        </w:numPr>
      </w:pPr>
      <w:r>
        <w:rPr>
          <w:i/>
          <w:iCs/>
        </w:rPr>
        <w:t xml:space="preserve"> Kdy je účelné používat ve výuce počítač a kdy to naopak může být nevhodné?</w:t>
      </w:r>
      <w:r>
        <w:t xml:space="preserve"> </w:t>
      </w:r>
    </w:p>
    <w:p w:rsidR="0006590A" w:rsidRDefault="0006590A" w:rsidP="00803C00">
      <w:pPr>
        <w:numPr>
          <w:ilvl w:val="0"/>
          <w:numId w:val="7"/>
        </w:numPr>
      </w:pPr>
      <w:r>
        <w:rPr>
          <w:i/>
          <w:iCs/>
        </w:rPr>
        <w:t xml:space="preserve"> Jak postupovat, aby použití počítače přineslo v daném okamžiku maximální didaktický </w:t>
      </w:r>
    </w:p>
    <w:p w:rsidR="0006590A" w:rsidRDefault="0006590A">
      <w:r>
        <w:rPr>
          <w:i/>
          <w:iCs/>
        </w:rPr>
        <w:t xml:space="preserve">  efekt? </w:t>
      </w:r>
    </w:p>
    <w:p w:rsidR="0006590A" w:rsidRDefault="0006590A" w:rsidP="00803C00">
      <w:pPr>
        <w:numPr>
          <w:ilvl w:val="0"/>
          <w:numId w:val="7"/>
        </w:numPr>
      </w:pPr>
      <w:r>
        <w:rPr>
          <w:i/>
          <w:iCs/>
        </w:rPr>
        <w:t xml:space="preserve"> Čeho se vyvarovat, abychom tento efekt zbytečně nezeslabovali?</w:t>
      </w:r>
      <w:r>
        <w:t xml:space="preserve"> </w:t>
      </w:r>
    </w:p>
    <w:p w:rsidR="0006590A" w:rsidRDefault="0006590A" w:rsidP="00803C00">
      <w:pPr>
        <w:numPr>
          <w:ilvl w:val="0"/>
          <w:numId w:val="7"/>
        </w:numPr>
      </w:pPr>
      <w:r>
        <w:rPr>
          <w:i/>
          <w:iCs/>
        </w:rPr>
        <w:t xml:space="preserve"> Jaké typy programů v dané fázi a formě výuky používat? Jaké by měly mít vlastnosti? Jak je  </w:t>
      </w:r>
    </w:p>
    <w:p w:rsidR="0006590A" w:rsidRDefault="0006590A">
      <w:r>
        <w:rPr>
          <w:i/>
          <w:iCs/>
        </w:rPr>
        <w:t xml:space="preserve">  používat?</w:t>
      </w:r>
      <w:r>
        <w:t xml:space="preserve"> </w:t>
      </w:r>
    </w:p>
    <w:p w:rsidR="0006590A" w:rsidRDefault="0006590A" w:rsidP="00803C00">
      <w:pPr>
        <w:numPr>
          <w:ilvl w:val="0"/>
          <w:numId w:val="8"/>
        </w:numPr>
      </w:pPr>
      <w:r>
        <w:rPr>
          <w:i/>
          <w:iCs/>
        </w:rPr>
        <w:t xml:space="preserve"> Jaké by měly být vlastnosti operačního systému vhodného pro výukové účely? </w:t>
      </w:r>
    </w:p>
    <w:p w:rsidR="0006590A" w:rsidRDefault="0006590A" w:rsidP="00803C00">
      <w:pPr>
        <w:numPr>
          <w:ilvl w:val="0"/>
          <w:numId w:val="8"/>
        </w:numPr>
      </w:pPr>
      <w:r>
        <w:rPr>
          <w:i/>
          <w:iCs/>
        </w:rPr>
        <w:t xml:space="preserve"> Který z u nás rozšířených operačních systémů se k tomuto ideálu nejvíce přibližuje?</w:t>
      </w:r>
      <w:r>
        <w:t xml:space="preserve"> </w:t>
      </w:r>
    </w:p>
    <w:p w:rsidR="0006590A" w:rsidRDefault="0006590A">
      <w:r>
        <w:t xml:space="preserve">   </w:t>
      </w:r>
    </w:p>
    <w:p w:rsidR="0006590A" w:rsidRDefault="0006590A">
      <w:r>
        <w:t xml:space="preserve">     Nalézt takové odpovědi, s nimiž by bez výhrad souhlasilo více učitelů řešících podobné ped</w:t>
      </w:r>
      <w:r>
        <w:t>a</w:t>
      </w:r>
      <w:r>
        <w:t>gogické problémy na různých pracovištích, je velmi obtížné. Vlastní cestou pak jdou nejen různé školy, ale i katedry  na vysokých školách.</w:t>
      </w:r>
    </w:p>
    <w:p w:rsidR="0006590A" w:rsidRDefault="0006590A">
      <w:r>
        <w:t xml:space="preserve">     Výše popsaný stav ukazuje na složitost celého problému. Neexistuje univerzální správná o</w:t>
      </w:r>
      <w:r>
        <w:t>d</w:t>
      </w:r>
      <w:r>
        <w:t xml:space="preserve">pověď na výše formulované otázky, tak jako neexistuje univerzální </w:t>
      </w:r>
    </w:p>
    <w:p w:rsidR="0006590A" w:rsidRDefault="0006590A">
      <w:r>
        <w:t>systém otázek, jejichž zodpovězení by beze zbytku vyřešilo specifické pedagogické problémy na všech školách. Řešení je třeba optimalizovat pro specifické podmínky školy, vyučovaného předmětu, úroveň žáků a ročník studia a s přihlédnutím na vazby k jiným předmětům učebn</w:t>
      </w:r>
      <w:r>
        <w:t>í</w:t>
      </w:r>
      <w:r>
        <w:t>ho plánu a dalším skutečnostem. Nicméně se asi shodneme na faktu, že i při takové formě pedagogické činnosti jakou je využívání počítače by měly být dodržovány základní didaktické principy, které mají obecnou platnost a které od formulace J.A. Komenským nedoznaly po</w:t>
      </w:r>
      <w:r>
        <w:t>d</w:t>
      </w:r>
      <w:r>
        <w:t>statných změn. Pr</w:t>
      </w:r>
      <w:r>
        <w:t>o</w:t>
      </w:r>
      <w:r>
        <w:t xml:space="preserve">tože však zavedení osobního počítače do školství potenciálně znamená kvalitativní skok v možnostech pedagogického působení, chtěl bych se pokusit o konkretizaci těchto principů. </w:t>
      </w:r>
    </w:p>
    <w:p w:rsidR="0006590A" w:rsidRDefault="0006590A">
      <w:r>
        <w:t xml:space="preserve">     Realista si uvědomuje, že v praxi našich škol dochází k rozporu mezi tím, jak by měla výuka vypadat z hlediska didaktických principů, a mezi materiálními možnostmi našeho ško</w:t>
      </w:r>
      <w:r>
        <w:t>l</w:t>
      </w:r>
      <w:r>
        <w:t>ství, př</w:t>
      </w:r>
      <w:r>
        <w:t>í</w:t>
      </w:r>
      <w:r>
        <w:t>padně žáků samotných.</w:t>
      </w:r>
    </w:p>
    <w:p w:rsidR="0006590A" w:rsidRDefault="0006590A">
      <w:pPr>
        <w:rPr>
          <w:b/>
          <w:bCs/>
          <w:i/>
          <w:iCs/>
        </w:rPr>
      </w:pPr>
    </w:p>
    <w:p w:rsidR="0006590A" w:rsidRDefault="0006590A">
      <w:pPr>
        <w:rPr>
          <w:b/>
          <w:bCs/>
          <w:i/>
          <w:iCs/>
        </w:rPr>
      </w:pPr>
    </w:p>
    <w:p w:rsidR="0006590A" w:rsidRDefault="0006590A">
      <w:pPr>
        <w:rPr>
          <w:b/>
          <w:bCs/>
          <w:i/>
          <w:iCs/>
        </w:rPr>
      </w:pPr>
    </w:p>
    <w:p w:rsidR="0006590A" w:rsidRDefault="0006590A">
      <w:pPr>
        <w:rPr>
          <w:b/>
          <w:bCs/>
          <w:i/>
          <w:iCs/>
        </w:rPr>
      </w:pPr>
    </w:p>
    <w:p w:rsidR="0006590A" w:rsidRDefault="0006590A">
      <w:pPr>
        <w:rPr>
          <w:b/>
          <w:bCs/>
          <w:i/>
          <w:iCs/>
        </w:rPr>
      </w:pPr>
    </w:p>
    <w:p w:rsidR="0006590A" w:rsidRDefault="0006590A">
      <w:pPr>
        <w:rPr>
          <w:b/>
          <w:bCs/>
          <w:i/>
          <w:iCs/>
        </w:rPr>
      </w:pPr>
    </w:p>
    <w:p w:rsidR="0006590A" w:rsidRDefault="0006590A">
      <w:pPr>
        <w:rPr>
          <w:b/>
          <w:bCs/>
          <w:i/>
          <w:iCs/>
        </w:rPr>
      </w:pPr>
    </w:p>
    <w:p w:rsidR="0006590A" w:rsidRDefault="0006590A">
      <w:pPr>
        <w:rPr>
          <w:b/>
          <w:bCs/>
          <w:i/>
          <w:iCs/>
        </w:rPr>
      </w:pPr>
    </w:p>
    <w:p w:rsidR="0006590A" w:rsidRDefault="0006590A">
      <w:pPr>
        <w:rPr>
          <w:b/>
          <w:bCs/>
          <w:i/>
          <w:iCs/>
        </w:rPr>
      </w:pPr>
    </w:p>
    <w:p w:rsidR="0006590A" w:rsidRDefault="0006590A">
      <w:pPr>
        <w:rPr>
          <w:b/>
          <w:bCs/>
          <w:i/>
          <w:iCs/>
        </w:rPr>
      </w:pPr>
    </w:p>
    <w:p w:rsidR="0006590A" w:rsidRDefault="0006590A">
      <w:pPr>
        <w:rPr>
          <w:b/>
          <w:bCs/>
          <w:i/>
          <w:iCs/>
        </w:rPr>
      </w:pPr>
      <w:r>
        <w:rPr>
          <w:b/>
          <w:bCs/>
          <w:i/>
          <w:iCs/>
        </w:rPr>
        <w:br w:type="page"/>
        <w:t xml:space="preserve">  </w:t>
      </w:r>
    </w:p>
    <w:p w:rsidR="0006590A" w:rsidRDefault="0006590A">
      <w:pPr>
        <w:rPr>
          <w:b/>
          <w:bCs/>
          <w:i/>
          <w:iCs/>
          <w:color w:val="000080"/>
        </w:rPr>
      </w:pPr>
      <w:r>
        <w:rPr>
          <w:b/>
          <w:bCs/>
          <w:i/>
          <w:iCs/>
          <w:color w:val="000080"/>
        </w:rPr>
        <w:t>…cílevědomě !</w:t>
      </w:r>
    </w:p>
    <w:p w:rsidR="0006590A" w:rsidRDefault="0006590A">
      <w:pPr>
        <w:rPr>
          <w:b/>
          <w:bCs/>
          <w:i/>
          <w:iCs/>
        </w:rPr>
      </w:pPr>
    </w:p>
    <w:p w:rsidR="0006590A" w:rsidRDefault="0006590A">
      <w:r>
        <w:rPr>
          <w:b/>
          <w:bCs/>
          <w:i/>
          <w:iCs/>
        </w:rPr>
        <w:t xml:space="preserve">     Princip cílevědomosti </w:t>
      </w:r>
      <w:r>
        <w:t>je bezesporu výchozí zásadou. Představuje nezbytnost stanovení finá</w:t>
      </w:r>
      <w:r>
        <w:t>l</w:t>
      </w:r>
      <w:r>
        <w:t>ního i etapových cílů každé výchovně vzdělávací práce v souladu s profilem pedagogické instit</w:t>
      </w:r>
      <w:r>
        <w:t>u</w:t>
      </w:r>
      <w:r>
        <w:t>ce, o jejíž výchově uvažujeme. Znalost cíle, to je nejúčinnější motivační prostředek pro  učícího se žáka. Hovoří o tom, že je třeba mít podrobný plán modernizace předmětu vče</w:t>
      </w:r>
      <w:r>
        <w:t>t</w:t>
      </w:r>
      <w:r>
        <w:t>ně jasného cíle, čeho se má zaváděním počítačů do výuky dosáhnout. Respektováním tohoto principu se vyvar</w:t>
      </w:r>
      <w:r>
        <w:t>u</w:t>
      </w:r>
      <w:r>
        <w:t>jeme dnes typického nešvaru "computerizace za každou cenu". Snažte se systematicky vylučovat mechanické učení, tj. memorování bez por</w:t>
      </w:r>
      <w:r>
        <w:t>o</w:t>
      </w:r>
      <w:r>
        <w:t>zumění.</w:t>
      </w:r>
    </w:p>
    <w:p w:rsidR="0006590A" w:rsidRDefault="0006590A"/>
    <w:p w:rsidR="0006590A" w:rsidRDefault="0006590A">
      <w:pPr>
        <w:rPr>
          <w:b/>
          <w:bCs/>
          <w:i/>
          <w:iCs/>
          <w:color w:val="000080"/>
        </w:rPr>
      </w:pPr>
    </w:p>
    <w:p w:rsidR="0006590A" w:rsidRDefault="0006590A">
      <w:pPr>
        <w:rPr>
          <w:b/>
          <w:bCs/>
          <w:i/>
          <w:iCs/>
          <w:color w:val="000080"/>
        </w:rPr>
      </w:pPr>
      <w:r>
        <w:rPr>
          <w:b/>
          <w:bCs/>
          <w:i/>
          <w:iCs/>
          <w:color w:val="000080"/>
        </w:rPr>
        <w:t>…soustavně a postupně !</w:t>
      </w:r>
    </w:p>
    <w:p w:rsidR="0006590A" w:rsidRDefault="0006590A">
      <w:pPr>
        <w:rPr>
          <w:b/>
          <w:bCs/>
          <w:i/>
          <w:iCs/>
        </w:rPr>
      </w:pPr>
      <w:r>
        <w:rPr>
          <w:b/>
          <w:bCs/>
          <w:i/>
          <w:iCs/>
        </w:rPr>
        <w:t xml:space="preserve">   </w:t>
      </w:r>
    </w:p>
    <w:p w:rsidR="0006590A" w:rsidRDefault="0006590A">
      <w:r>
        <w:rPr>
          <w:b/>
          <w:bCs/>
          <w:i/>
          <w:iCs/>
        </w:rPr>
        <w:t xml:space="preserve">          Princip soustavnosti a posloupnosti </w:t>
      </w:r>
      <w:r>
        <w:t>souvisí těsně s cílem obsahem i procesem vých</w:t>
      </w:r>
      <w:r>
        <w:t>o</w:t>
      </w:r>
      <w:r>
        <w:t>vy. Představuje požadavek, aby všechno učivo bylo uspořádáno do logického systému a sledu tak, aby vyučování i žákovo učení bylo co nejsoustavnější. Zrcadlí se v učebním plánu se zdůvodn</w:t>
      </w:r>
      <w:r>
        <w:t>ě</w:t>
      </w:r>
      <w:r>
        <w:t>ným systémem vyučovacích předmětů navzájem na sebe navazujících a mezi sebou koordinov</w:t>
      </w:r>
      <w:r>
        <w:t>a</w:t>
      </w:r>
      <w:r>
        <w:t>ných v učebních osnovách, v nichž stejný systém respektuje obsah a rozsah látky a její uspořád</w:t>
      </w:r>
      <w:r>
        <w:t>á</w:t>
      </w:r>
      <w:r>
        <w:t xml:space="preserve">ní v učebnicích, které jsou normou především pro práci žáků a styl jejich učební práce v režimu školy,  v mezipředmětových vztazích atd. </w:t>
      </w:r>
    </w:p>
    <w:p w:rsidR="0006590A" w:rsidRDefault="0006590A">
      <w:r>
        <w:t>Vyjadřuje požadavek, aby probírané učivo bylo uspořádáno do zdůvodněného systému, který umožní jeho osvojení v logickém pořádku,a aby jak učitelovo působení, tak žákova práce b</w:t>
      </w:r>
      <w:r>
        <w:t>y</w:t>
      </w:r>
      <w:r>
        <w:t>ly co nejsoustavnější. Tento princip může být snadno porušen při zavádění analyzačních a simulačních programů do odborných předmětů  například typu " Základy elektrotechniky“ a "Teorie obvodů". Podle zkušeností přináší používání těchto programů potřebný efekt až te</w:t>
      </w:r>
      <w:r>
        <w:t>h</w:t>
      </w:r>
      <w:r>
        <w:t>dy, jsou - li žáci vyb</w:t>
      </w:r>
      <w:r>
        <w:t>a</w:t>
      </w:r>
      <w:r>
        <w:t>veni základními znalostmi o podstatě a fungování obvodů a součástek, které jsou analyzovány. Nemají - li fyzikální názor na simulované jevy, stává se vyučovací hodina na  počítačové učebně ztrátou času. Navíc se tím podporuje  všeobecně kritizovaný stav bezmezné víry žáka ve výsle</w:t>
      </w:r>
      <w:r>
        <w:t>d</w:t>
      </w:r>
      <w:r>
        <w:t>ky simulace bez možnosti  schopnosti (a později ochoty) kontroly výsledku úvahou. Fyzikální názor žáků lze samozřejmě rozvíjet i za pomoci počít</w:t>
      </w:r>
      <w:r>
        <w:t>a</w:t>
      </w:r>
      <w:r>
        <w:t>če, avšak používáním speciálních progr</w:t>
      </w:r>
      <w:r>
        <w:t>a</w:t>
      </w:r>
      <w:r>
        <w:t xml:space="preserve">mů  k tomu určených. </w:t>
      </w:r>
    </w:p>
    <w:p w:rsidR="0006590A" w:rsidRDefault="0006590A">
      <w:r>
        <w:t xml:space="preserve">Opakujte a procvičujte soustavně. </w:t>
      </w:r>
    </w:p>
    <w:p w:rsidR="0006590A" w:rsidRDefault="0006590A"/>
    <w:p w:rsidR="0006590A" w:rsidRDefault="0006590A">
      <w:pPr>
        <w:rPr>
          <w:b/>
          <w:bCs/>
          <w:i/>
          <w:iCs/>
          <w:color w:val="000080"/>
        </w:rPr>
      </w:pPr>
      <w:r>
        <w:rPr>
          <w:b/>
          <w:bCs/>
          <w:i/>
          <w:iCs/>
          <w:color w:val="000080"/>
        </w:rPr>
        <w:t xml:space="preserve">…aktivně a tvořivě !         </w:t>
      </w:r>
    </w:p>
    <w:p w:rsidR="0006590A" w:rsidRDefault="0006590A">
      <w:pPr>
        <w:rPr>
          <w:b/>
          <w:bCs/>
          <w:i/>
          <w:iCs/>
        </w:rPr>
      </w:pPr>
      <w:r>
        <w:rPr>
          <w:b/>
          <w:bCs/>
          <w:i/>
          <w:iCs/>
        </w:rPr>
        <w:t xml:space="preserve">    </w:t>
      </w:r>
    </w:p>
    <w:p w:rsidR="0006590A" w:rsidRDefault="0006590A">
      <w:r>
        <w:rPr>
          <w:b/>
          <w:bCs/>
          <w:i/>
          <w:iCs/>
        </w:rPr>
        <w:t xml:space="preserve">      Princip aktivnosti a tvořivosti </w:t>
      </w:r>
      <w:r>
        <w:t>je přímo podmínkou vzniku výchovně vzdělávacího proc</w:t>
      </w:r>
      <w:r>
        <w:t>e</w:t>
      </w:r>
      <w:r>
        <w:t>su, založeného na spolupráci mezi učitelem a žákem. Vyjadřuje základní pedagogickou potř</w:t>
      </w:r>
      <w:r>
        <w:t>e</w:t>
      </w:r>
      <w:r>
        <w:t>bu op</w:t>
      </w:r>
      <w:r>
        <w:t>í</w:t>
      </w:r>
      <w:r>
        <w:t>rat se při vyučování  o činnost žáků, která probíhá v oblasti poznávacích, citových a volních pr</w:t>
      </w:r>
      <w:r>
        <w:t>o</w:t>
      </w:r>
      <w:r>
        <w:t>cesů a je v souladu s úsilím učitele. Aktivita a samostatnost jsou vnitřními silami žáků, které jim pomáhají hlouběji ovládnout předepsanou  látku s využitím  vlastnosti, kterou jsme všichni více či méně obdařeni – tvořivostí. Žáka je však nutno k tomuto způsobu práce motivovat nebo lépe řečeno donutit. Využití počítače může patřit k účinným prostředkům   takového  "donucování". Zde však mnohé závisí na přístupu učitele. Jestliže učitel orientuje žáka na zapamatování, pak se aktivita projevuje především v mnemotechnické činnosti. P</w:t>
      </w:r>
      <w:r>
        <w:t>o</w:t>
      </w:r>
      <w:r>
        <w:t>kud však učitel vyžaduje vysvětlení, analýzu problémů, pak  v činnosti žáka převládá  my</w:t>
      </w:r>
      <w:r>
        <w:t>š</w:t>
      </w:r>
      <w:r>
        <w:t>lenková aktivita  a tvořivost se uplatňuje ve  formě samostatného hledání a řešení. Zde se počítač může uplatnit jako vynikající nástroj, pomocí něhož se může žák realizovat. Scho</w:t>
      </w:r>
      <w:r>
        <w:t>p</w:t>
      </w:r>
      <w:r>
        <w:t>nost tvůrčího řešení  problémů, což je jedna z nejcennějších deviz žáka, se dá rozvíjet pomocí sp</w:t>
      </w:r>
      <w:r>
        <w:t>e</w:t>
      </w:r>
      <w:r>
        <w:t xml:space="preserve">ciálních technik. </w:t>
      </w:r>
    </w:p>
    <w:p w:rsidR="0006590A" w:rsidRDefault="0006590A"/>
    <w:p w:rsidR="0006590A" w:rsidRDefault="0006590A">
      <w:r>
        <w:br w:type="page"/>
        <w:t>V podmínkách výuky odborných předmětů pomocí počítače  jmenujme tyto:</w:t>
      </w:r>
    </w:p>
    <w:p w:rsidR="0006590A" w:rsidRDefault="0006590A"/>
    <w:p w:rsidR="0006590A" w:rsidRDefault="0006590A" w:rsidP="00803C00">
      <w:pPr>
        <w:numPr>
          <w:ilvl w:val="0"/>
          <w:numId w:val="14"/>
        </w:numPr>
        <w:rPr>
          <w:i/>
          <w:iCs/>
        </w:rPr>
      </w:pPr>
      <w:r>
        <w:rPr>
          <w:i/>
          <w:iCs/>
        </w:rPr>
        <w:t xml:space="preserve">formulování otázek motivace k produkování nápadů </w:t>
      </w:r>
    </w:p>
    <w:p w:rsidR="0006590A" w:rsidRDefault="0006590A" w:rsidP="00803C00">
      <w:pPr>
        <w:numPr>
          <w:ilvl w:val="0"/>
          <w:numId w:val="14"/>
        </w:numPr>
        <w:rPr>
          <w:i/>
          <w:iCs/>
        </w:rPr>
      </w:pPr>
      <w:r>
        <w:rPr>
          <w:i/>
          <w:iCs/>
        </w:rPr>
        <w:t xml:space="preserve">přehlednost údajů a jejich třídění </w:t>
      </w:r>
    </w:p>
    <w:p w:rsidR="0006590A" w:rsidRDefault="0006590A" w:rsidP="00803C00">
      <w:pPr>
        <w:numPr>
          <w:ilvl w:val="0"/>
          <w:numId w:val="14"/>
        </w:numPr>
        <w:rPr>
          <w:i/>
          <w:iCs/>
        </w:rPr>
      </w:pPr>
      <w:r>
        <w:rPr>
          <w:i/>
          <w:iCs/>
        </w:rPr>
        <w:t>využití dosavadních údajů a získávání dalších</w:t>
      </w:r>
    </w:p>
    <w:p w:rsidR="0006590A" w:rsidRDefault="0006590A">
      <w:pPr>
        <w:rPr>
          <w:i/>
          <w:iCs/>
        </w:rPr>
      </w:pPr>
    </w:p>
    <w:p w:rsidR="0006590A" w:rsidRDefault="0006590A">
      <w:r>
        <w:t xml:space="preserve">     Ve všech těchto aktivitách se může žák obrátit na počítač (resp. program), který je schopen zdatně "sekundovat". Řešení problému začíná otázkou. Zdar řešení do značné míry závisí na </w:t>
      </w:r>
      <w:r>
        <w:rPr>
          <w:i/>
          <w:iCs/>
        </w:rPr>
        <w:t>fo</w:t>
      </w:r>
      <w:r>
        <w:rPr>
          <w:i/>
          <w:iCs/>
        </w:rPr>
        <w:t>r</w:t>
      </w:r>
      <w:r>
        <w:rPr>
          <w:i/>
          <w:iCs/>
        </w:rPr>
        <w:t>mulaci  otázky</w:t>
      </w:r>
      <w:r>
        <w:t>. Otázkami je žák vtahován do řešení problému. Naučit se klást otázky je ovšem velké umění. Často žáci nechápou, na co se učitel ptá, protože neporozumí podstatě otázky. Ideální stav  je ten, kdy si toto umění osvojí nejen učitel, ale i žák. Při samostatné pr</w:t>
      </w:r>
      <w:r>
        <w:t>á</w:t>
      </w:r>
      <w:r>
        <w:t xml:space="preserve">ci například s profesionálním simulátorem je kladení správných otázek potřebné. </w:t>
      </w:r>
    </w:p>
    <w:p w:rsidR="0006590A" w:rsidRDefault="0006590A"/>
    <w:p w:rsidR="0006590A" w:rsidRDefault="0006590A">
      <w:r>
        <w:t>Vždyť simulace je zřetězený sled odpovědí simulátoru (výsledky dílčích analýz) na různorodé otázky (požadavky  analýzy) s cílem přijít na kloub určitému problému.</w:t>
      </w:r>
    </w:p>
    <w:p w:rsidR="0006590A" w:rsidRDefault="0006590A"/>
    <w:p w:rsidR="0006590A" w:rsidRDefault="0006590A">
      <w:pPr>
        <w:rPr>
          <w:b/>
          <w:bCs/>
          <w:i/>
          <w:iCs/>
          <w:color w:val="000080"/>
        </w:rPr>
      </w:pPr>
      <w:r>
        <w:rPr>
          <w:b/>
          <w:bCs/>
          <w:i/>
          <w:iCs/>
          <w:color w:val="000080"/>
        </w:rPr>
        <w:t>…názorně !</w:t>
      </w:r>
    </w:p>
    <w:p w:rsidR="0006590A" w:rsidRDefault="0006590A">
      <w:pPr>
        <w:rPr>
          <w:b/>
          <w:bCs/>
          <w:i/>
          <w:iCs/>
        </w:rPr>
      </w:pPr>
    </w:p>
    <w:p w:rsidR="0006590A" w:rsidRDefault="0006590A">
      <w:r>
        <w:rPr>
          <w:b/>
          <w:bCs/>
          <w:i/>
          <w:iCs/>
        </w:rPr>
        <w:t xml:space="preserve">     Princip názornosti </w:t>
      </w:r>
      <w:r>
        <w:t>je jedním z nejznámějších zásad. Představuje požadavek opírat učení o bezprostřední názor, tj. smyslové nazírání předmětů a jevů skutečnosti a jejich obrazů, nebo o názor zprostředkovaný, založený na vybavování představ žáků z paměti, jsou - li tyto dost</w:t>
      </w:r>
      <w:r>
        <w:t>a</w:t>
      </w:r>
      <w:r>
        <w:t>tečně přesné, konkrétní a kvalitní. Zprostředkovaný názor ve vyučování má zvláště u starších žáků, tj. i ve věkové kategorii žáků SŠ a SOU své nezastupitelné místo při  rozvíjení rozum</w:t>
      </w:r>
      <w:r>
        <w:t>o</w:t>
      </w:r>
      <w:r>
        <w:t>vých schopností zobecňování, abstraktního myšlení, vytváření pojmů, rozvoje obrazotvorno</w:t>
      </w:r>
      <w:r>
        <w:t>s</w:t>
      </w:r>
      <w:r>
        <w:t>ti. Počítač poskytuje žákům mnoho obrazových informací. Ve vyučovací hodině, kde žáci například používají obvodový simulátor k studiu elektrických jevů v obvodu, je důležité sp</w:t>
      </w:r>
      <w:r>
        <w:t>o</w:t>
      </w:r>
      <w:r>
        <w:t>lupůsobení učitele (v</w:t>
      </w:r>
      <w:r>
        <w:t>y</w:t>
      </w:r>
      <w:r>
        <w:t xml:space="preserve">světlovací úloha, spolupůsobí sluchové vnímání). </w:t>
      </w:r>
    </w:p>
    <w:p w:rsidR="0006590A" w:rsidRDefault="0006590A">
      <w:r>
        <w:t>V signálové laboratoři se vyplatí přikoupit zvukové karty do PC.  Snahy o zvyšování názo</w:t>
      </w:r>
      <w:r>
        <w:t>r</w:t>
      </w:r>
      <w:r>
        <w:t>nosti výuky však mohou díky značným možnostem dnešních multimédií narazit na omezení  psychofyziologického i didaktického charakteru. Při zahlcení receptorů nadměrným mno</w:t>
      </w:r>
      <w:r>
        <w:t>ž</w:t>
      </w:r>
      <w:r>
        <w:t>stvím současně předávaných informací efektivnost výuky výrazně klesá. Kromě toho je v</w:t>
      </w:r>
      <w:r>
        <w:t>y</w:t>
      </w:r>
      <w:r>
        <w:t>zkoušeno, že nepřiměřená názornost potlačuje samostatné myšlení a tvořivost. Tvorba do</w:t>
      </w:r>
      <w:r>
        <w:t>b</w:t>
      </w:r>
      <w:r>
        <w:t>rých výukových programů je proto složitou činností i pro zkušeného učitele. Proces pamat</w:t>
      </w:r>
      <w:r>
        <w:t>o</w:t>
      </w:r>
      <w:r>
        <w:t xml:space="preserve">vání se při práci s počítačem výrazně umocňuje, zjistí -  li žák, že:  </w:t>
      </w:r>
    </w:p>
    <w:p w:rsidR="0006590A" w:rsidRDefault="0006590A"/>
    <w:p w:rsidR="0006590A" w:rsidRDefault="0006590A" w:rsidP="00803C00">
      <w:pPr>
        <w:numPr>
          <w:ilvl w:val="0"/>
          <w:numId w:val="9"/>
        </w:numPr>
      </w:pPr>
      <w:r>
        <w:t xml:space="preserve"> získal nad počítačem kontrolu v tom smyslu,</w:t>
      </w:r>
    </w:p>
    <w:p w:rsidR="0006590A" w:rsidRDefault="0006590A" w:rsidP="00803C00">
      <w:pPr>
        <w:numPr>
          <w:ilvl w:val="0"/>
          <w:numId w:val="9"/>
        </w:numPr>
      </w:pPr>
      <w:r>
        <w:t xml:space="preserve"> že počítač slouží jemu a nikoliv on počítači, je schopen jej samostatně využívat k řešení </w:t>
      </w:r>
    </w:p>
    <w:p w:rsidR="0006590A" w:rsidRDefault="0006590A">
      <w:r>
        <w:t xml:space="preserve">  konkrétní úlohy, </w:t>
      </w:r>
    </w:p>
    <w:p w:rsidR="0006590A" w:rsidRDefault="0006590A" w:rsidP="00803C00">
      <w:pPr>
        <w:numPr>
          <w:ilvl w:val="0"/>
          <w:numId w:val="9"/>
        </w:numPr>
      </w:pPr>
      <w:r>
        <w:t xml:space="preserve"> může od počítače, resp. programu získat odpovědi na otázky, které se vynořují během řešení </w:t>
      </w:r>
    </w:p>
    <w:p w:rsidR="0006590A" w:rsidRDefault="0006590A">
      <w:r>
        <w:t xml:space="preserve">  problému.</w:t>
      </w:r>
    </w:p>
    <w:p w:rsidR="0006590A" w:rsidRDefault="0006590A">
      <w:r>
        <w:t xml:space="preserve">    </w:t>
      </w:r>
    </w:p>
    <w:p w:rsidR="0006590A" w:rsidRDefault="0006590A">
      <w:r>
        <w:t xml:space="preserve">     Zanedbání zásady názornosti vede k verbálním, formálním, nejasným znalostem. Její př</w:t>
      </w:r>
      <w:r>
        <w:t>e</w:t>
      </w:r>
      <w:r>
        <w:t>ceňování na</w:t>
      </w:r>
      <w:r>
        <w:t>o</w:t>
      </w:r>
      <w:r>
        <w:t>pak může brzdit rozvoj abstraktního myšlení.</w:t>
      </w:r>
    </w:p>
    <w:p w:rsidR="0006590A" w:rsidRDefault="0006590A"/>
    <w:p w:rsidR="0006590A" w:rsidRDefault="0006590A">
      <w:pPr>
        <w:rPr>
          <w:b/>
          <w:bCs/>
          <w:i/>
          <w:iCs/>
          <w:color w:val="000080"/>
        </w:rPr>
      </w:pPr>
      <w:r>
        <w:rPr>
          <w:b/>
          <w:bCs/>
          <w:i/>
          <w:iCs/>
          <w:color w:val="000080"/>
        </w:rPr>
        <w:t>….uvědoměle !</w:t>
      </w:r>
    </w:p>
    <w:p w:rsidR="0006590A" w:rsidRDefault="0006590A">
      <w:pPr>
        <w:rPr>
          <w:b/>
          <w:bCs/>
          <w:i/>
          <w:iCs/>
        </w:rPr>
      </w:pPr>
    </w:p>
    <w:p w:rsidR="0006590A" w:rsidRDefault="0006590A">
      <w:pPr>
        <w:keepNext w:val="0"/>
        <w:spacing w:line="240" w:lineRule="auto"/>
      </w:pPr>
      <w:r>
        <w:rPr>
          <w:b/>
          <w:bCs/>
          <w:i/>
          <w:iCs/>
        </w:rPr>
        <w:t xml:space="preserve">     Princip uvědomělosti </w:t>
      </w:r>
      <w:r>
        <w:t>těsně souvisí s názorností. Vyjadřuje logický požadavek organ</w:t>
      </w:r>
      <w:r>
        <w:t>i</w:t>
      </w:r>
      <w:r>
        <w:t>zovat celý výchovně vzdělávací proces tak, aby žák učivu, kladeným požadavkům a smyslu nebo v</w:t>
      </w:r>
      <w:r>
        <w:t>ý</w:t>
      </w:r>
      <w:r>
        <w:t>znamu jejich ovládnutí plně rozuměl a uvědoměle se s nimi ztotožňoval. Učitelé by měli systematicky vylučovat mechanické učení, tj. memorování bez por</w:t>
      </w:r>
      <w:r>
        <w:t>o</w:t>
      </w:r>
      <w:r>
        <w:t>zumění.</w:t>
      </w:r>
    </w:p>
    <w:p w:rsidR="0006590A" w:rsidRDefault="0006590A">
      <w:pPr>
        <w:keepNext w:val="0"/>
        <w:spacing w:line="240" w:lineRule="auto"/>
        <w:rPr>
          <w:b/>
          <w:bCs/>
          <w:i/>
          <w:iCs/>
          <w:color w:val="000080"/>
        </w:rPr>
      </w:pPr>
      <w:r>
        <w:br w:type="page"/>
      </w:r>
      <w:r>
        <w:rPr>
          <w:b/>
          <w:bCs/>
          <w:i/>
          <w:iCs/>
          <w:color w:val="000080"/>
        </w:rPr>
        <w:t>…trvale !</w:t>
      </w:r>
    </w:p>
    <w:p w:rsidR="0006590A" w:rsidRDefault="0006590A">
      <w:pPr>
        <w:keepNext w:val="0"/>
        <w:spacing w:line="240" w:lineRule="auto"/>
        <w:rPr>
          <w:b/>
          <w:bCs/>
          <w:i/>
          <w:iCs/>
        </w:rPr>
      </w:pPr>
    </w:p>
    <w:p w:rsidR="0006590A" w:rsidRDefault="0006590A">
      <w:pPr>
        <w:keepNext w:val="0"/>
        <w:spacing w:line="240" w:lineRule="auto"/>
      </w:pPr>
      <w:r>
        <w:rPr>
          <w:b/>
          <w:bCs/>
          <w:i/>
          <w:iCs/>
        </w:rPr>
        <w:t xml:space="preserve">     Princip trvalosti </w:t>
      </w:r>
      <w:r>
        <w:t>je nedílnou součástí systému základních pedagogických principů. Pře</w:t>
      </w:r>
      <w:r>
        <w:t>d</w:t>
      </w:r>
      <w:r>
        <w:t>pokl</w:t>
      </w:r>
      <w:r>
        <w:t>a</w:t>
      </w:r>
      <w:r>
        <w:t>dem efektivní pedagogické práce, její soustavnosti, koncepčnosti a cílovosti je trvalost již dos</w:t>
      </w:r>
      <w:r>
        <w:t>a</w:t>
      </w:r>
      <w:r>
        <w:t>žených výsledků. Učitelé se musí zabývat tím, aby osvojení si vědomostí, dovedností a návyků bylo trvalé, k tomu je nutné zabezpečit jak kvalitní pochopení, tak i neustálé procv</w:t>
      </w:r>
      <w:r>
        <w:t>i</w:t>
      </w:r>
      <w:r>
        <w:t>čování a op</w:t>
      </w:r>
      <w:r>
        <w:t>a</w:t>
      </w:r>
      <w:r>
        <w:t xml:space="preserve">kování. </w:t>
      </w:r>
    </w:p>
    <w:p w:rsidR="0006590A" w:rsidRDefault="0006590A">
      <w:pPr>
        <w:keepNext w:val="0"/>
        <w:spacing w:line="240" w:lineRule="auto"/>
        <w:rPr>
          <w:b/>
          <w:bCs/>
          <w:i/>
          <w:iCs/>
          <w:color w:val="000080"/>
        </w:rPr>
      </w:pPr>
    </w:p>
    <w:p w:rsidR="0006590A" w:rsidRDefault="0006590A">
      <w:pPr>
        <w:keepNext w:val="0"/>
        <w:spacing w:line="240" w:lineRule="auto"/>
        <w:rPr>
          <w:b/>
          <w:bCs/>
          <w:i/>
          <w:iCs/>
          <w:color w:val="000080"/>
        </w:rPr>
      </w:pPr>
      <w:r>
        <w:rPr>
          <w:b/>
          <w:bCs/>
          <w:i/>
          <w:iCs/>
          <w:color w:val="000080"/>
        </w:rPr>
        <w:t>…přiměřeně !</w:t>
      </w:r>
    </w:p>
    <w:p w:rsidR="0006590A" w:rsidRDefault="0006590A">
      <w:pPr>
        <w:keepNext w:val="0"/>
        <w:spacing w:line="240" w:lineRule="auto"/>
        <w:rPr>
          <w:b/>
          <w:bCs/>
          <w:i/>
          <w:iCs/>
        </w:rPr>
      </w:pPr>
    </w:p>
    <w:p w:rsidR="0006590A" w:rsidRDefault="0006590A">
      <w:pPr>
        <w:keepNext w:val="0"/>
        <w:spacing w:line="240" w:lineRule="auto"/>
        <w:rPr>
          <w:b/>
          <w:bCs/>
        </w:rPr>
      </w:pPr>
      <w:r>
        <w:rPr>
          <w:b/>
          <w:bCs/>
          <w:i/>
          <w:iCs/>
        </w:rPr>
        <w:t xml:space="preserve">     Princip přiměřenosti </w:t>
      </w:r>
      <w:r>
        <w:t>. Na něm závisí kvantitativní a kvalitativní stránka cíle i obsahu v</w:t>
      </w:r>
      <w:r>
        <w:t>ý</w:t>
      </w:r>
      <w:r>
        <w:t>ch</w:t>
      </w:r>
      <w:r>
        <w:t>o</w:t>
      </w:r>
      <w:r>
        <w:t>vy, vyplývající z učebního plánu, osnov a profilu absolventa. Učivo, vyučovací formy i metody a prostředky musí být v souladu s celkovou vyspělostí fyzickou a psychickou a s dosavadními zn</w:t>
      </w:r>
      <w:r>
        <w:t>a</w:t>
      </w:r>
      <w:r>
        <w:t>lostmi a schopnostmi žáků. Zřejmě nebude rozumné školit žáka v prvním ročníku na náročný  software, ale začne se s jednoduššími programy, které žák snadněji zvládne se znalostní bází, kterou má momentálně k dispozici. Zde je prostor pro kreativní tvorbu názornin pomocí aplikací Microsoft</w:t>
      </w:r>
      <w:r>
        <w:rPr>
          <w:vertAlign w:val="superscript"/>
        </w:rPr>
        <w:sym w:font="Symbol" w:char="F0D3"/>
      </w:r>
      <w:r>
        <w:t xml:space="preserve"> Office či OpenOffice.org učitelem, které v sobě obsahují, na rozdíl od profesionálních programů, konkrétní didaktické prvky. Princip přim</w:t>
      </w:r>
      <w:r>
        <w:t>ě</w:t>
      </w:r>
      <w:r>
        <w:t>řenosti trvá na dodržování základní p</w:t>
      </w:r>
      <w:r>
        <w:t>e</w:t>
      </w:r>
      <w:r>
        <w:t>dagogické zásady:</w:t>
      </w:r>
      <w:r>
        <w:rPr>
          <w:b/>
          <w:bCs/>
        </w:rPr>
        <w:t xml:space="preserve"> </w:t>
      </w:r>
      <w:r>
        <w:rPr>
          <w:b/>
          <w:bCs/>
          <w:i/>
          <w:iCs/>
        </w:rPr>
        <w:t>„Od snadného k obtížnějšímu, od známého k neznámému, od  ko</w:t>
      </w:r>
      <w:r>
        <w:rPr>
          <w:b/>
          <w:bCs/>
          <w:i/>
          <w:iCs/>
        </w:rPr>
        <w:t>n</w:t>
      </w:r>
      <w:r>
        <w:rPr>
          <w:b/>
          <w:bCs/>
          <w:i/>
          <w:iCs/>
        </w:rPr>
        <w:t>krétního k abstraktnímu“.</w:t>
      </w:r>
      <w:r>
        <w:rPr>
          <w:b/>
          <w:bCs/>
        </w:rPr>
        <w:t xml:space="preserve">     </w:t>
      </w:r>
    </w:p>
    <w:p w:rsidR="0006590A" w:rsidRDefault="0006590A">
      <w:pPr>
        <w:keepNext w:val="0"/>
        <w:spacing w:line="240" w:lineRule="auto"/>
      </w:pPr>
      <w:r>
        <w:t xml:space="preserve">     Při dodržení této zásady je nutné pracovat v přiměřeném pracovním tempu. </w:t>
      </w:r>
    </w:p>
    <w:p w:rsidR="0006590A" w:rsidRDefault="0006590A">
      <w:pPr>
        <w:keepNext w:val="0"/>
        <w:spacing w:line="240" w:lineRule="auto"/>
      </w:pPr>
    </w:p>
    <w:p w:rsidR="0006590A" w:rsidRDefault="0006590A">
      <w:pPr>
        <w:keepNext w:val="0"/>
        <w:spacing w:line="240" w:lineRule="auto"/>
      </w:pPr>
      <w:r>
        <w:t xml:space="preserve">     Všeobecně uváděné principy obsahují i </w:t>
      </w:r>
      <w:r>
        <w:rPr>
          <w:b/>
          <w:bCs/>
          <w:i/>
          <w:iCs/>
        </w:rPr>
        <w:t xml:space="preserve">princip emocionálnosti, </w:t>
      </w:r>
      <w:r>
        <w:t>jímž se rozumí požadavek probouzet v žácích během pedagogického procesu i citové prožitky, opírat se o ně a udržovat radostnou  tvůrčí pracovní náladu, při níž je zdolávání i náročných výukových úkolů snazší i m</w:t>
      </w:r>
      <w:r>
        <w:t>é</w:t>
      </w:r>
      <w:r>
        <w:t>ně únavné. Citujeme - li Komenského, pak:</w:t>
      </w:r>
      <w:commentRangeStart w:id="25"/>
      <w:r>
        <w:t xml:space="preserve"> </w:t>
      </w:r>
      <w:r>
        <w:rPr>
          <w:b/>
          <w:bCs/>
          <w:i/>
          <w:iCs/>
        </w:rPr>
        <w:t>„ Veselé nálady je třeba, aby se nedostavilo znech</w:t>
      </w:r>
      <w:r>
        <w:rPr>
          <w:b/>
          <w:bCs/>
          <w:i/>
          <w:iCs/>
        </w:rPr>
        <w:t>u</w:t>
      </w:r>
      <w:r>
        <w:rPr>
          <w:b/>
          <w:bCs/>
          <w:i/>
          <w:iCs/>
        </w:rPr>
        <w:t>cení nebo ošklivost, pravý to mor vyučování.“</w:t>
      </w:r>
      <w:commentRangeEnd w:id="25"/>
      <w:r>
        <w:rPr>
          <w:rStyle w:val="Odkaznakoment"/>
          <w:vanish/>
        </w:rPr>
        <w:commentReference w:id="25"/>
      </w:r>
      <w:r>
        <w:t xml:space="preserve"> </w:t>
      </w:r>
      <w:r>
        <w:rPr>
          <w:lang w:val="en-US"/>
        </w:rPr>
        <w:t>(Komenský, 1954, s.78).</w:t>
      </w:r>
    </w:p>
    <w:p w:rsidR="0006590A" w:rsidRDefault="0006590A">
      <w:pPr>
        <w:keepNext w:val="0"/>
        <w:spacing w:line="240" w:lineRule="auto"/>
      </w:pPr>
      <w:r>
        <w:t>Upřednostňujme práci v moderních laboratořích, kde počítač plní svou dílčí funkci jako jeden z mnoha systémů v řetězci sběru, zpracování, vyhodnocování a výměny dat, s možností vz</w:t>
      </w:r>
      <w:r>
        <w:t>á</w:t>
      </w:r>
      <w:r>
        <w:t>jemného doplňování reálných exp</w:t>
      </w:r>
      <w:r>
        <w:t>e</w:t>
      </w:r>
      <w:r>
        <w:t>rimentů a simulace. Používané programy a provozovaný operační systém nesmí vyvolávat "znechucení a ošklivost", o nichž hovoří Komenský. Pře</w:t>
      </w:r>
      <w:r>
        <w:t>d</w:t>
      </w:r>
      <w:r>
        <w:t>pokladem je to, že bude školství v budoucnu oživováno finančními injekcemi na nákup  v</w:t>
      </w:r>
      <w:r>
        <w:t>ý</w:t>
      </w:r>
      <w:r>
        <w:t>konného hardware.</w:t>
      </w:r>
    </w:p>
    <w:p w:rsidR="0006590A" w:rsidRDefault="0006590A">
      <w:pPr>
        <w:keepNext w:val="0"/>
        <w:spacing w:line="240" w:lineRule="auto"/>
        <w:rPr>
          <w:b/>
          <w:bCs/>
          <w:i/>
          <w:iCs/>
          <w:color w:val="000080"/>
        </w:rPr>
      </w:pPr>
    </w:p>
    <w:p w:rsidR="0006590A" w:rsidRDefault="0006590A">
      <w:pPr>
        <w:keepNext w:val="0"/>
        <w:spacing w:line="240" w:lineRule="auto"/>
        <w:rPr>
          <w:b/>
          <w:bCs/>
          <w:i/>
          <w:iCs/>
          <w:color w:val="000080"/>
        </w:rPr>
      </w:pPr>
      <w:r>
        <w:rPr>
          <w:b/>
          <w:bCs/>
          <w:i/>
          <w:iCs/>
          <w:color w:val="000080"/>
        </w:rPr>
        <w:t>…všestranně !</w:t>
      </w:r>
    </w:p>
    <w:p w:rsidR="0006590A" w:rsidRDefault="0006590A">
      <w:pPr>
        <w:keepNext w:val="0"/>
        <w:spacing w:line="240" w:lineRule="auto"/>
        <w:rPr>
          <w:b/>
          <w:bCs/>
          <w:i/>
          <w:iCs/>
          <w:color w:val="000080"/>
        </w:rPr>
      </w:pPr>
    </w:p>
    <w:p w:rsidR="0006590A" w:rsidRDefault="0006590A">
      <w:pPr>
        <w:keepNext w:val="0"/>
        <w:spacing w:line="240" w:lineRule="auto"/>
      </w:pPr>
      <w:r>
        <w:t xml:space="preserve">     Konečně také </w:t>
      </w:r>
      <w:r>
        <w:rPr>
          <w:b/>
          <w:bCs/>
          <w:i/>
          <w:iCs/>
        </w:rPr>
        <w:t>princip všestrannosti</w:t>
      </w:r>
      <w:r>
        <w:t>, z hlediska významu zdaleka ne na p</w:t>
      </w:r>
      <w:r>
        <w:t>o</w:t>
      </w:r>
      <w:r>
        <w:t>sledním místě, je obrazem uceleného systému s vyváženými proporcemi teorie a praxe, d</w:t>
      </w:r>
      <w:r>
        <w:t>u</w:t>
      </w:r>
      <w:r>
        <w:t>ševního a fyzického, abstraktního a konkrétního, všeobecného a speciálního, nemluvě o informativním a      form</w:t>
      </w:r>
      <w:r>
        <w:t>a</w:t>
      </w:r>
      <w:r>
        <w:t>tivním. Zde hrají nemalou roli mezipředmětové vztahy, rozvoj stránek duchovních, intelekt</w:t>
      </w:r>
      <w:r>
        <w:t>u</w:t>
      </w:r>
      <w:r>
        <w:t xml:space="preserve">álních a tělesných. </w:t>
      </w:r>
    </w:p>
    <w:p w:rsidR="0006590A" w:rsidRDefault="0006590A">
      <w:pPr>
        <w:keepNext w:val="0"/>
        <w:spacing w:line="240" w:lineRule="auto"/>
      </w:pPr>
      <w:r>
        <w:t xml:space="preserve">     Principy, které jsou bezprostředně vyvozeny z cílů výchovy, nebo tyto cíle normativně vyj</w:t>
      </w:r>
      <w:r>
        <w:t>a</w:t>
      </w:r>
      <w:r>
        <w:t>dřují, mají vedoucí postavení ve výchovných procesech a v soustavě ostatních principů, jež se přednostně týkají obsahu, forem a metod výchovy. Pedagogické principy vystupují jako regulativa, která ztělesňují hlavní rysy příslušné pedagogické konce</w:t>
      </w:r>
      <w:r>
        <w:t>p</w:t>
      </w:r>
      <w:r>
        <w:t>ce a mají pro pedagoga i význam podně</w:t>
      </w:r>
      <w:r>
        <w:t>t</w:t>
      </w:r>
      <w:r>
        <w:t>ný, heuristický a systémový. Kritéria pedagogických zásad lze také efektivně využívat k sebereflexi vlastního pedagogického působení a jeho ne</w:t>
      </w:r>
      <w:r>
        <w:t>u</w:t>
      </w:r>
      <w:r>
        <w:t>stálého zlepšování.</w:t>
      </w:r>
    </w:p>
    <w:p w:rsidR="0006590A" w:rsidRDefault="0006590A">
      <w:pPr>
        <w:pStyle w:val="Nadpis3"/>
      </w:pPr>
    </w:p>
    <w:p w:rsidR="0006590A" w:rsidRDefault="0006590A">
      <w:pPr>
        <w:pStyle w:val="Nadpis3"/>
      </w:pPr>
    </w:p>
    <w:p w:rsidR="0006590A" w:rsidRDefault="0006590A">
      <w:pPr>
        <w:pStyle w:val="Nadpis3"/>
      </w:pPr>
      <w:r>
        <w:br w:type="page"/>
      </w:r>
      <w:bookmarkStart w:id="26" w:name="_1.4__Princip_názornosti- základní p"/>
      <w:bookmarkEnd w:id="26"/>
      <w:r>
        <w:rPr>
          <w:shd w:val="clear" w:color="auto" w:fill="003366"/>
        </w:rPr>
        <w:t>1.4  Princip názornosti -  základní princip spjatý s používání didaktických prostředků</w:t>
      </w:r>
    </w:p>
    <w:p w:rsidR="0006590A" w:rsidRDefault="0006590A">
      <w:pPr>
        <w:jc w:val="right"/>
      </w:pPr>
      <w:r>
        <w:rPr>
          <w:i/>
          <w:iCs/>
          <w:sz w:val="20"/>
          <w:szCs w:val="20"/>
        </w:rPr>
        <w:t xml:space="preserve">zpět na </w:t>
      </w:r>
      <w:hyperlink w:anchor="_Obsah:" w:history="1">
        <w:r>
          <w:rPr>
            <w:rStyle w:val="Hypertextovodkaz"/>
            <w:i/>
            <w:iCs/>
            <w:color w:val="auto"/>
            <w:sz w:val="20"/>
            <w:szCs w:val="20"/>
          </w:rPr>
          <w:t>obsah</w:t>
        </w:r>
      </w:hyperlink>
    </w:p>
    <w:p w:rsidR="0006590A" w:rsidRDefault="0006590A"/>
    <w:p w:rsidR="0006590A" w:rsidRDefault="0006590A">
      <w:pPr>
        <w:pStyle w:val="Normln1"/>
        <w:rPr>
          <w:rFonts w:ascii="TimesNewRoman,Italic" w:hAnsi="TimesNewRoman,Italic" w:cs="TimesNewRoman,Italic"/>
          <w:b/>
          <w:bCs/>
          <w:i/>
          <w:iCs/>
        </w:rPr>
      </w:pPr>
      <w:r>
        <w:t xml:space="preserve">     Již dávno je známá zkušenost, že reálné věci a jevy ukazované žákům při vyučování usnadňují ovládnutí učiva. První teoretické objasnění této zkušenosti a zdůvodnění principu názornosti provedl  J. A. Komenský. Ve XX. Kapitole své </w:t>
      </w:r>
      <w:r>
        <w:rPr>
          <w:i/>
          <w:iCs/>
        </w:rPr>
        <w:t xml:space="preserve">Didaktiky </w:t>
      </w:r>
      <w:r>
        <w:t>formuloval „zlaté prav</w:t>
      </w:r>
      <w:r>
        <w:t>i</w:t>
      </w:r>
      <w:r>
        <w:t xml:space="preserve">dlo“ učitele: </w:t>
      </w:r>
      <w:commentRangeStart w:id="27"/>
      <w:r>
        <w:rPr>
          <w:b/>
          <w:bCs/>
          <w:i/>
          <w:iCs/>
        </w:rPr>
        <w:t>„ Pr</w:t>
      </w:r>
      <w:r>
        <w:rPr>
          <w:b/>
          <w:bCs/>
          <w:i/>
          <w:iCs/>
        </w:rPr>
        <w:t>o</w:t>
      </w:r>
      <w:r>
        <w:rPr>
          <w:b/>
          <w:bCs/>
          <w:i/>
          <w:iCs/>
        </w:rPr>
        <w:t>to budiž učitelům zlatým pravidlem, aby všechno bylo předváděno všem smyslům, kolika možno.</w:t>
      </w:r>
      <w:r>
        <w:rPr>
          <w:rFonts w:ascii="TimesNewRoman,Italic" w:hAnsi="TimesNewRoman,Italic" w:cs="TimesNewRoman,Italic"/>
          <w:b/>
          <w:bCs/>
          <w:i/>
          <w:iCs/>
        </w:rPr>
        <w:t xml:space="preserve"> Tudíž věci viditelné zraku, slyšitelné sluchu, vonné čichu, chutn</w:t>
      </w:r>
      <w:r>
        <w:rPr>
          <w:rFonts w:ascii="TimesNewRoman,Italic" w:hAnsi="TimesNewRoman,Italic" w:cs="TimesNewRoman,Italic"/>
          <w:b/>
          <w:bCs/>
          <w:i/>
          <w:iCs/>
        </w:rPr>
        <w:t>a</w:t>
      </w:r>
      <w:r>
        <w:rPr>
          <w:rFonts w:ascii="TimesNewRoman,Italic" w:hAnsi="TimesNewRoman,Italic" w:cs="TimesNewRoman,Italic"/>
          <w:b/>
          <w:bCs/>
          <w:i/>
          <w:iCs/>
        </w:rPr>
        <w:t xml:space="preserve">telné chuti a hmatatelné hmatu; a může - li něco býti vnímáno najednou více smysly, budiž to </w:t>
      </w:r>
      <w:r>
        <w:rPr>
          <w:rFonts w:ascii="TimesNewRoman,Italic" w:hAnsi="TimesNewRoman,Italic" w:cs="TimesNewRoman,Italic" w:hint="eastAsia"/>
          <w:b/>
          <w:bCs/>
          <w:i/>
          <w:iCs/>
        </w:rPr>
        <w:t>předváděno</w:t>
      </w:r>
      <w:r>
        <w:rPr>
          <w:rFonts w:ascii="TimesNewRoman,Italic" w:hAnsi="TimesNewRoman,Italic" w:cs="TimesNewRoman,Italic"/>
          <w:b/>
          <w:bCs/>
          <w:i/>
          <w:iCs/>
        </w:rPr>
        <w:t xml:space="preserve"> více smy</w:t>
      </w:r>
      <w:r>
        <w:rPr>
          <w:rFonts w:ascii="TimesNewRoman,Italic" w:hAnsi="TimesNewRoman,Italic" w:cs="TimesNewRoman,Italic"/>
          <w:b/>
          <w:bCs/>
          <w:i/>
          <w:iCs/>
        </w:rPr>
        <w:t>s</w:t>
      </w:r>
      <w:r>
        <w:rPr>
          <w:rFonts w:ascii="TimesNewRoman,Italic" w:hAnsi="TimesNewRoman,Italic" w:cs="TimesNewRoman,Italic"/>
          <w:b/>
          <w:bCs/>
          <w:i/>
          <w:iCs/>
        </w:rPr>
        <w:t>lům,…“</w:t>
      </w:r>
      <w:r>
        <w:rPr>
          <w:rFonts w:ascii="TimesNewRoman" w:hAnsi="TimesNewRoman" w:cs="TimesNewRoman"/>
          <w:b/>
          <w:bCs/>
        </w:rPr>
        <w:t>.</w:t>
      </w:r>
    </w:p>
    <w:p w:rsidR="0006590A" w:rsidRDefault="0006590A">
      <w:pPr>
        <w:rPr>
          <w:vertAlign w:val="superscript"/>
        </w:rPr>
      </w:pPr>
      <w:r>
        <w:t xml:space="preserve">Pro požadavek názornosti uvádí Komenský zvláště tyto důvody: </w:t>
      </w:r>
      <w:r>
        <w:rPr>
          <w:b/>
          <w:bCs/>
          <w:i/>
          <w:iCs/>
        </w:rPr>
        <w:t xml:space="preserve">„ Začátek poznání se musí díti vždy od smyslů (neboť nic není v rozumu, co by dříve nebylo ve smyslu).“ „Pravda a jistota vědění závisí rovněž pouze a jedině na svědectví smyslů,“ „smysl je nejspolehlivějším příručím paměti “ </w:t>
      </w:r>
      <w:r>
        <w:t>(Komenský, 1951, s.187).</w:t>
      </w:r>
    </w:p>
    <w:commentRangeEnd w:id="27"/>
    <w:p w:rsidR="0006590A" w:rsidRDefault="0006590A">
      <w:r>
        <w:rPr>
          <w:rStyle w:val="Odkaznakoment"/>
          <w:vanish/>
        </w:rPr>
        <w:commentReference w:id="27"/>
      </w:r>
      <w:r>
        <w:t xml:space="preserve">   </w:t>
      </w:r>
    </w:p>
    <w:p w:rsidR="0006590A" w:rsidRDefault="0006590A">
      <w:r>
        <w:t xml:space="preserve">     Toto zdůvodnění požadavku názornosti je senzualistické. Je zdůvodnění sice pokrokové, avšak historicky omezené. Kritériem pravdivosti poznání nemohou být jen naše smysly -  ty nás dost často klamou. K poznání podstaty předmětů a jevů je třeba přejít od živého nazírání k abstraktnímu myšlení a pravdivost poznání ověřovat společenskou praxí. Daný princip v sobě sdružuje dvě pravidla: </w:t>
      </w:r>
    </w:p>
    <w:p w:rsidR="0006590A" w:rsidRDefault="0006590A">
      <w:r>
        <w:t>Vycházet a stále se opírat o žákovo smyslové nazírání předmětů a jevů (tj. přímý názor) a o jeho dos</w:t>
      </w:r>
      <w:r>
        <w:t>a</w:t>
      </w:r>
      <w:r>
        <w:t xml:space="preserve">vadní představy a zkušenosti (nepřímý názor), </w:t>
      </w:r>
    </w:p>
    <w:p w:rsidR="0006590A" w:rsidRDefault="0006590A">
      <w:r>
        <w:t>Současně systematicky rozvíjet jeho nazírací a představovací schopnosti (jeho vnímání, poz</w:t>
      </w:r>
      <w:r>
        <w:t>o</w:t>
      </w:r>
      <w:r>
        <w:t>r</w:t>
      </w:r>
      <w:r>
        <w:t>o</w:t>
      </w:r>
      <w:r>
        <w:t xml:space="preserve">vání a fantazii). Pak můžeme "zlatého pravidla" využívat na nejvyšší možné úrovni. </w:t>
      </w:r>
    </w:p>
    <w:p w:rsidR="0006590A" w:rsidRDefault="0006590A">
      <w:r>
        <w:t xml:space="preserve">   Největší význam má uplatnění názornosti při počátečním vnímání skutečnosti, kde je jeho c</w:t>
      </w:r>
      <w:r>
        <w:t>í</w:t>
      </w:r>
      <w:r>
        <w:t xml:space="preserve">lem vytvoření jasných a živých představ. </w:t>
      </w:r>
    </w:p>
    <w:p w:rsidR="0006590A" w:rsidRDefault="0006590A"/>
    <w:p w:rsidR="0006590A" w:rsidRDefault="0006590A">
      <w:pPr>
        <w:rPr>
          <w:sz w:val="25"/>
        </w:rPr>
      </w:pPr>
      <w:r>
        <w:t>Uvádím dva zajímavé grafy. Oba demonstrují podíl jednotlivých smyslových receptorů na příjmu informací. První graf prezentuje situaci v tradiční výuce</w:t>
      </w:r>
      <w:r>
        <w:commentReference w:id="28"/>
      </w:r>
      <w:r>
        <w:t xml:space="preserve"> (Svoboda, s. 1-2 ). Druhý graf je v</w:t>
      </w:r>
      <w:r>
        <w:t>ý</w:t>
      </w:r>
      <w:r>
        <w:t>sledkem  aplikace principu názornosti a co nejširší použití materiální didaktických prostředků.</w:t>
      </w:r>
    </w:p>
    <w:p w:rsidR="0006590A" w:rsidRDefault="0006590A">
      <w:pPr>
        <w:rPr>
          <w:sz w:val="25"/>
        </w:rPr>
      </w:pPr>
    </w:p>
    <w:p w:rsidR="0006590A" w:rsidRDefault="0006590A">
      <w:pPr>
        <w:rPr>
          <w:b/>
          <w:bCs/>
        </w:rPr>
      </w:pPr>
      <w:r>
        <w:rPr>
          <w:b/>
          <w:bCs/>
        </w:rPr>
        <w:t xml:space="preserve">Obr.5 </w:t>
      </w:r>
      <w:bookmarkStart w:id="29" w:name="OLE_LINK1"/>
      <w:r>
        <w:rPr>
          <w:b/>
          <w:bCs/>
        </w:rPr>
        <w:t>Podíl smyslových receptorů na příjmu informací - tradiční vyučování</w:t>
      </w:r>
      <w:bookmarkEnd w:id="29"/>
    </w:p>
    <w:p w:rsidR="0006590A" w:rsidRDefault="00254FD9">
      <w:r>
        <w:rPr>
          <w:b/>
          <w:bCs/>
          <w:noProof/>
        </w:rPr>
        <w:drawing>
          <wp:anchor distT="0" distB="0" distL="114300" distR="114300" simplePos="0" relativeHeight="251645952" behindDoc="1" locked="0" layoutInCell="1" allowOverlap="1">
            <wp:simplePos x="0" y="0"/>
            <wp:positionH relativeFrom="column">
              <wp:posOffset>685800</wp:posOffset>
            </wp:positionH>
            <wp:positionV relativeFrom="paragraph">
              <wp:posOffset>160655</wp:posOffset>
            </wp:positionV>
            <wp:extent cx="4686300" cy="2986405"/>
            <wp:effectExtent l="19050" t="0" r="0" b="0"/>
            <wp:wrapTight wrapText="bothSides">
              <wp:wrapPolygon edited="0">
                <wp:start x="-88" y="0"/>
                <wp:lineTo x="-88" y="21494"/>
                <wp:lineTo x="21600" y="21494"/>
                <wp:lineTo x="21600" y="0"/>
                <wp:lineTo x="-88" y="0"/>
              </wp:wrapPolygon>
            </wp:wrapTight>
            <wp:docPr id="95" name="obrázek 95" descr="http://www.spolved.web2001.cz/pro_vyuc/didaktik/gra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spolved.web2001.cz/pro_vyuc/didaktik/graf2.jpg"/>
                    <pic:cNvPicPr>
                      <a:picLocks noChangeAspect="1" noChangeArrowheads="1"/>
                    </pic:cNvPicPr>
                  </pic:nvPicPr>
                  <pic:blipFill>
                    <a:blip r:embed="rId13" r:link="rId14" cstate="print"/>
                    <a:srcRect/>
                    <a:stretch>
                      <a:fillRect/>
                    </a:stretch>
                  </pic:blipFill>
                  <pic:spPr bwMode="auto">
                    <a:xfrm>
                      <a:off x="0" y="0"/>
                      <a:ext cx="4686300" cy="2986405"/>
                    </a:xfrm>
                    <a:prstGeom prst="rect">
                      <a:avLst/>
                    </a:prstGeom>
                    <a:noFill/>
                    <a:ln w="9525">
                      <a:noFill/>
                      <a:miter lim="800000"/>
                      <a:headEnd/>
                      <a:tailEnd/>
                    </a:ln>
                  </pic:spPr>
                </pic:pic>
              </a:graphicData>
            </a:graphic>
          </wp:anchor>
        </w:drawing>
      </w:r>
    </w:p>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Pr>
        <w:rPr>
          <w:b/>
          <w:bCs/>
        </w:rPr>
      </w:pPr>
      <w:r>
        <w:br w:type="page"/>
      </w:r>
      <w:r>
        <w:rPr>
          <w:b/>
          <w:bCs/>
        </w:rPr>
        <w:t>Obr.6</w:t>
      </w:r>
      <w:r>
        <w:t xml:space="preserve"> </w:t>
      </w:r>
      <w:r>
        <w:rPr>
          <w:b/>
          <w:bCs/>
        </w:rPr>
        <w:t xml:space="preserve">Podíl smyslových receptorů na příjmu informací -  moderní vyučování s využitím </w:t>
      </w:r>
    </w:p>
    <w:p w:rsidR="0006590A" w:rsidRDefault="0006590A">
      <w:r>
        <w:rPr>
          <w:b/>
          <w:bCs/>
        </w:rPr>
        <w:t xml:space="preserve">           ICT</w:t>
      </w:r>
    </w:p>
    <w:p w:rsidR="0006590A" w:rsidRDefault="00254FD9">
      <w:r>
        <w:rPr>
          <w:noProof/>
        </w:rPr>
        <w:drawing>
          <wp:anchor distT="0" distB="0" distL="114300" distR="114300" simplePos="0" relativeHeight="251644928" behindDoc="1" locked="0" layoutInCell="1" allowOverlap="1">
            <wp:simplePos x="0" y="0"/>
            <wp:positionH relativeFrom="column">
              <wp:posOffset>571500</wp:posOffset>
            </wp:positionH>
            <wp:positionV relativeFrom="paragraph">
              <wp:posOffset>114300</wp:posOffset>
            </wp:positionV>
            <wp:extent cx="5029200" cy="2910205"/>
            <wp:effectExtent l="19050" t="0" r="0" b="0"/>
            <wp:wrapTight wrapText="bothSides">
              <wp:wrapPolygon edited="0">
                <wp:start x="-82" y="0"/>
                <wp:lineTo x="-82" y="21492"/>
                <wp:lineTo x="21600" y="21492"/>
                <wp:lineTo x="21600" y="0"/>
                <wp:lineTo x="-82" y="0"/>
              </wp:wrapPolygon>
            </wp:wrapTight>
            <wp:docPr id="94" name="obrázek 94" descr="http://www.spolved.web2001.cz/pro_vyuc/didaktik/gra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spolved.web2001.cz/pro_vyuc/didaktik/graf1.jpg"/>
                    <pic:cNvPicPr>
                      <a:picLocks noChangeAspect="1" noChangeArrowheads="1"/>
                    </pic:cNvPicPr>
                  </pic:nvPicPr>
                  <pic:blipFill>
                    <a:blip r:embed="rId15" r:link="rId16" cstate="print"/>
                    <a:srcRect/>
                    <a:stretch>
                      <a:fillRect/>
                    </a:stretch>
                  </pic:blipFill>
                  <pic:spPr bwMode="auto">
                    <a:xfrm>
                      <a:off x="0" y="0"/>
                      <a:ext cx="5029200" cy="2910205"/>
                    </a:xfrm>
                    <a:prstGeom prst="rect">
                      <a:avLst/>
                    </a:prstGeom>
                    <a:noFill/>
                    <a:ln w="9525">
                      <a:noFill/>
                      <a:miter lim="800000"/>
                      <a:headEnd/>
                      <a:tailEnd/>
                    </a:ln>
                  </pic:spPr>
                </pic:pic>
              </a:graphicData>
            </a:graphic>
          </wp:anchor>
        </w:drawing>
      </w:r>
    </w:p>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r>
        <w:t>Z rozboru obou grafů jasně vyplývá diference mezi klasickým příjmem informací a př</w:t>
      </w:r>
      <w:r>
        <w:t>í</w:t>
      </w:r>
      <w:r>
        <w:t>jmem informací s využitím ICT.</w:t>
      </w:r>
    </w:p>
    <w:p w:rsidR="0006590A" w:rsidRDefault="0006590A">
      <w:r>
        <w:t xml:space="preserve">     Úkolem pedagogů na všech úrovních by se mimo jiné měla stát náprava uvedené situace. Domnívám se, že jednou z cest je snaha o co největší využití materiálních didaktických pr</w:t>
      </w:r>
      <w:r>
        <w:t>o</w:t>
      </w:r>
      <w:r>
        <w:t>středků ve vyučovacím procesu. Názornost se však uplatňuje i při přechodu k abstraktnímu myšlení, kde má žákům usnadnit přechod od jevu k podstatě, od představy k pojmu apod. Zároveň se názo</w:t>
      </w:r>
      <w:r>
        <w:t>r</w:t>
      </w:r>
      <w:r>
        <w:t>nost uplatňuje i při systematizaci vědomostí, při opakování i při tom, když se žáci učí užívat zí</w:t>
      </w:r>
      <w:r>
        <w:t>s</w:t>
      </w:r>
      <w:r>
        <w:t>kaných vědomostí v praxi. Uplatňování principu názornosti se řídí úrovní psychického rozvoje žáků, zejména jejich zásobou konkrétních představ, rozvojem cílevěd</w:t>
      </w:r>
      <w:r>
        <w:t>o</w:t>
      </w:r>
      <w:r>
        <w:t>mého analyzujícího vn</w:t>
      </w:r>
      <w:r>
        <w:t>í</w:t>
      </w:r>
      <w:r>
        <w:t xml:space="preserve">mání atd. </w:t>
      </w:r>
    </w:p>
    <w:p w:rsidR="0006590A" w:rsidRDefault="0006590A">
      <w:r>
        <w:t xml:space="preserve">     Názornosti je třeba užít vždy, když reálné představy žákům neumožňují vytvářet nové pře</w:t>
      </w:r>
      <w:r>
        <w:t>d</w:t>
      </w:r>
      <w:r>
        <w:t>stavy. Jestliže žáci mají dostatek podkladů pro vytváření nových představ, není nutno názornosti užívat. Užívání názornosti v tomto případě nevede k náležitému rozvoji rozumové činnosti. Uplatnění principu názornosti je zpravidla spjato s používáním učebních pomůcek při vyučování a s používáním didaktických technických prostředků. Z nich jsou to především předměty a jevy reálné skutečnosti, které se předvádějí žákům při vyučování. V případě, že nejsou tyto předměty a jevy přístupné časově nebo místně, užíváme běžného zobrazení pře</w:t>
      </w:r>
      <w:r>
        <w:t>d</w:t>
      </w:r>
      <w:r>
        <w:t>mětů a jevů. Toto zobrazení je ovšem pouhou náhradou, napodobeninou skutečných předmětů a jevů. Slouží k získání pře</w:t>
      </w:r>
      <w:r>
        <w:t>d</w:t>
      </w:r>
      <w:r>
        <w:t xml:space="preserve">stavy o skutečném předmětu.  </w:t>
      </w:r>
    </w:p>
    <w:p w:rsidR="0006590A" w:rsidRDefault="0006590A">
      <w:r>
        <w:t xml:space="preserve">     Některé druhy zobrazení však mohou žákům poskytnout hlubší  poznání skutečnosti než dov</w:t>
      </w:r>
      <w:r>
        <w:t>o</w:t>
      </w:r>
      <w:r>
        <w:t>luje pozorování skutečných předmětů a jevů : směřují k tomu, aby se vyzdvihly jejich podstatné vlastnosti, jejich složení a vývoj. Tyto druhy zobrazení neposkytují žákům pouze jasnější pře</w:t>
      </w:r>
      <w:r>
        <w:t>d</w:t>
      </w:r>
      <w:r>
        <w:t>stavy, ale pomáhají jim proniknout k poznání podstaty zobrazených předmětů a jevů. Jsou to např. schémata, mapy, zrychlený či zpomalený filmový či videový záznam, DVD záznam apod. Z metodického hlediska rozeznáváme podle způsobu použití při vyuč</w:t>
      </w:r>
      <w:r>
        <w:t>o</w:t>
      </w:r>
      <w:r>
        <w:t xml:space="preserve">vání učební pomůcky, které žáci pouze pozorují a učební pomůcky, s nimiž sami zacházejí. V obou případech se způsob použití může uplatnit u různých druhů pomůcek i kombinovaně.    </w:t>
      </w:r>
    </w:p>
    <w:p w:rsidR="0006590A" w:rsidRDefault="0006590A">
      <w:r>
        <w:t xml:space="preserve">     Některé pomůcky však slouží pouze k pozorování (obraz, film, video, DVD atd.), jiné se hodí zvláště k tomu, aby je žáci sami používali a zacházeli s nimi. K technickému předvedení těchto pomůcek pak slouží didaktické technické prostředky. Tedy naše doba pro realizaci principu n</w:t>
      </w:r>
      <w:r>
        <w:t>á</w:t>
      </w:r>
      <w:r>
        <w:t xml:space="preserve">zornosti poskytuje svou rozvinutou technikou nebývalé podmínky. </w:t>
      </w:r>
    </w:p>
    <w:p w:rsidR="0006590A" w:rsidRDefault="0006590A">
      <w:pPr>
        <w:rPr>
          <w:u w:val="single"/>
        </w:rPr>
      </w:pPr>
      <w:r>
        <w:br w:type="page"/>
      </w:r>
      <w:r>
        <w:rPr>
          <w:u w:val="single"/>
        </w:rPr>
        <w:t>Princip názornosti se v praxi uplatňuje v nejrozmanitějších formách, jako je:</w:t>
      </w:r>
    </w:p>
    <w:p w:rsidR="0006590A" w:rsidRDefault="0006590A" w:rsidP="00803C00">
      <w:pPr>
        <w:numPr>
          <w:ilvl w:val="0"/>
          <w:numId w:val="9"/>
        </w:numPr>
      </w:pPr>
      <w:r>
        <w:t xml:space="preserve"> nazírání předmětů a jevů v přirozených podmínkách nebo v adaptovaných podmínkách dané </w:t>
      </w:r>
    </w:p>
    <w:p w:rsidR="0006590A" w:rsidRDefault="0006590A">
      <w:r>
        <w:t xml:space="preserve">   instituce;</w:t>
      </w:r>
    </w:p>
    <w:p w:rsidR="0006590A" w:rsidRDefault="0006590A" w:rsidP="00803C00">
      <w:pPr>
        <w:numPr>
          <w:ilvl w:val="0"/>
          <w:numId w:val="9"/>
        </w:numPr>
      </w:pPr>
      <w:r>
        <w:t xml:space="preserve"> nazírání trojrozměrných a dvojrozměrných pomůcek (preparátů, modelů, obrazů, fotografií, </w:t>
      </w:r>
    </w:p>
    <w:p w:rsidR="0006590A" w:rsidRDefault="0006590A">
      <w:r>
        <w:t xml:space="preserve">  diapozitivů, epidiaskopické projekce, prezentací na PC, projekce dataprojektory,    </w:t>
      </w:r>
    </w:p>
    <w:p w:rsidR="0006590A" w:rsidRDefault="0006590A">
      <w:r>
        <w:t xml:space="preserve">  vizualizéry, interaktivními tabulemi);</w:t>
      </w:r>
    </w:p>
    <w:p w:rsidR="0006590A" w:rsidRDefault="0006590A" w:rsidP="00803C00">
      <w:pPr>
        <w:numPr>
          <w:ilvl w:val="0"/>
          <w:numId w:val="9"/>
        </w:numPr>
      </w:pPr>
      <w:r>
        <w:t xml:space="preserve"> motorická názornost ( tj. přímé navození pohybu do motoriky vychovávaného jedince);</w:t>
      </w:r>
    </w:p>
    <w:p w:rsidR="0006590A" w:rsidRDefault="0006590A" w:rsidP="00803C00">
      <w:pPr>
        <w:numPr>
          <w:ilvl w:val="0"/>
          <w:numId w:val="9"/>
        </w:numPr>
      </w:pPr>
      <w:r>
        <w:t xml:space="preserve"> schematická a symbolická názornost ( za využití grafů, schémat a tabulek);</w:t>
      </w:r>
    </w:p>
    <w:p w:rsidR="0006590A" w:rsidRDefault="0006590A" w:rsidP="00803C00">
      <w:pPr>
        <w:numPr>
          <w:ilvl w:val="0"/>
          <w:numId w:val="9"/>
        </w:numPr>
      </w:pPr>
      <w:r>
        <w:t xml:space="preserve"> sledování filmů a televizních pořadů, videokazet, DVD;</w:t>
      </w:r>
    </w:p>
    <w:p w:rsidR="0006590A" w:rsidRDefault="0006590A" w:rsidP="00803C00">
      <w:pPr>
        <w:numPr>
          <w:ilvl w:val="0"/>
          <w:numId w:val="9"/>
        </w:numPr>
      </w:pPr>
      <w:r>
        <w:t xml:space="preserve"> názornost pedagogovy mluvy ( daná konkrétností, barvitostí a emotivností jeho projevu).</w:t>
      </w:r>
    </w:p>
    <w:p w:rsidR="0006590A" w:rsidRDefault="0006590A"/>
    <w:p w:rsidR="0006590A" w:rsidRDefault="0006590A">
      <w:r>
        <w:t xml:space="preserve">     Není lepšího příkladu využití principu názornosti než jeho používání v aplikaci Micr</w:t>
      </w:r>
      <w:r>
        <w:t>o</w:t>
      </w:r>
      <w:r>
        <w:t>soft</w:t>
      </w:r>
      <w:r>
        <w:rPr>
          <w:vertAlign w:val="superscript"/>
        </w:rPr>
        <w:sym w:font="Symbol" w:char="F0D3"/>
      </w:r>
      <w:r>
        <w:t>PowerPoint či OpenOffice.org</w:t>
      </w:r>
    </w:p>
    <w:p w:rsidR="0006590A" w:rsidRDefault="0006590A">
      <w:r>
        <w:t>K čemu se nejvíce používají?</w:t>
      </w:r>
    </w:p>
    <w:p w:rsidR="0006590A" w:rsidRDefault="0006590A">
      <w:r>
        <w:rPr>
          <w:noProof/>
        </w:rPr>
      </w:r>
      <w:r>
        <w:pict>
          <v:group id="_x0000_s1069" editas="canvas" style="width:450pt;height:2in;mso-position-horizontal-relative:char;mso-position-vertical-relative:line" coordorigin="3481,4706" coordsize="7200,2304">
            <o:lock v:ext="edit" aspectratio="t"/>
            <v:shape id="_x0000_s1068" type="#_x0000_t75" style="position:absolute;left:3481;top:4706;width:7200;height:2304" o:preferrelative="f">
              <v:fill o:detectmouseclick="t"/>
              <v:path o:extrusionok="t" o:connecttype="none"/>
              <o:lock v:ext="edit" text="t"/>
            </v:shape>
            <v:rect id="_x0000_s1067" style="position:absolute;left:3481;top:4706;width:7200;height:2304" filled="f" fillcolor="#00e4a8" stroked="f">
              <v:shadow color="#1c1c1c"/>
              <v:textbox style="mso-next-textbox:#_x0000_s1067">
                <w:txbxContent>
                  <w:p w:rsidR="0006590A" w:rsidRDefault="0006590A" w:rsidP="00803C00">
                    <w:pPr>
                      <w:numPr>
                        <w:ilvl w:val="0"/>
                        <w:numId w:val="10"/>
                      </w:numPr>
                      <w:autoSpaceDE w:val="0"/>
                      <w:autoSpaceDN w:val="0"/>
                      <w:adjustRightInd w:val="0"/>
                      <w:rPr>
                        <w:color w:val="000000"/>
                      </w:rPr>
                    </w:pPr>
                    <w:r>
                      <w:rPr>
                        <w:color w:val="000000"/>
                      </w:rPr>
                      <w:t>Prodejní propagace výrobků, služeb a myšlenek</w:t>
                    </w:r>
                  </w:p>
                  <w:p w:rsidR="0006590A" w:rsidRDefault="0006590A" w:rsidP="00803C00">
                    <w:pPr>
                      <w:numPr>
                        <w:ilvl w:val="0"/>
                        <w:numId w:val="10"/>
                      </w:numPr>
                      <w:autoSpaceDE w:val="0"/>
                      <w:autoSpaceDN w:val="0"/>
                      <w:adjustRightInd w:val="0"/>
                      <w:rPr>
                        <w:color w:val="000000"/>
                      </w:rPr>
                    </w:pPr>
                    <w:r>
                      <w:rPr>
                        <w:color w:val="000000"/>
                      </w:rPr>
                      <w:t>Marketingové materiály</w:t>
                    </w:r>
                  </w:p>
                  <w:p w:rsidR="0006590A" w:rsidRDefault="0006590A" w:rsidP="00803C00">
                    <w:pPr>
                      <w:numPr>
                        <w:ilvl w:val="0"/>
                        <w:numId w:val="10"/>
                      </w:numPr>
                      <w:autoSpaceDE w:val="0"/>
                      <w:autoSpaceDN w:val="0"/>
                      <w:adjustRightInd w:val="0"/>
                      <w:rPr>
                        <w:color w:val="000000"/>
                      </w:rPr>
                    </w:pPr>
                    <w:r>
                      <w:rPr>
                        <w:color w:val="000000"/>
                      </w:rPr>
                      <w:t>Organizace firmy</w:t>
                    </w:r>
                  </w:p>
                  <w:p w:rsidR="0006590A" w:rsidRDefault="0006590A" w:rsidP="00803C00">
                    <w:pPr>
                      <w:numPr>
                        <w:ilvl w:val="0"/>
                        <w:numId w:val="10"/>
                      </w:numPr>
                      <w:autoSpaceDE w:val="0"/>
                      <w:autoSpaceDN w:val="0"/>
                      <w:adjustRightInd w:val="0"/>
                      <w:rPr>
                        <w:color w:val="000000"/>
                      </w:rPr>
                    </w:pPr>
                    <w:r>
                      <w:rPr>
                        <w:color w:val="000000"/>
                      </w:rPr>
                      <w:t>Studium, školení, rekvalifikace</w:t>
                    </w:r>
                  </w:p>
                  <w:p w:rsidR="0006590A" w:rsidRDefault="0006590A" w:rsidP="00803C00">
                    <w:pPr>
                      <w:numPr>
                        <w:ilvl w:val="0"/>
                        <w:numId w:val="10"/>
                      </w:numPr>
                      <w:autoSpaceDE w:val="0"/>
                      <w:autoSpaceDN w:val="0"/>
                      <w:adjustRightInd w:val="0"/>
                      <w:rPr>
                        <w:color w:val="000000"/>
                      </w:rPr>
                    </w:pPr>
                    <w:r>
                      <w:rPr>
                        <w:color w:val="000000"/>
                      </w:rPr>
                      <w:t>Firemní jednání</w:t>
                    </w:r>
                  </w:p>
                  <w:p w:rsidR="0006590A" w:rsidRDefault="0006590A" w:rsidP="00803C00">
                    <w:pPr>
                      <w:numPr>
                        <w:ilvl w:val="0"/>
                        <w:numId w:val="10"/>
                      </w:numPr>
                      <w:autoSpaceDE w:val="0"/>
                      <w:autoSpaceDN w:val="0"/>
                      <w:adjustRightInd w:val="0"/>
                      <w:rPr>
                        <w:color w:val="000000"/>
                      </w:rPr>
                    </w:pPr>
                    <w:r>
                      <w:rPr>
                        <w:color w:val="000000"/>
                      </w:rPr>
                      <w:t>Pořady akcí</w:t>
                    </w:r>
                  </w:p>
                  <w:p w:rsidR="0006590A" w:rsidRDefault="0006590A" w:rsidP="00803C00">
                    <w:pPr>
                      <w:numPr>
                        <w:ilvl w:val="0"/>
                        <w:numId w:val="10"/>
                      </w:numPr>
                      <w:autoSpaceDE w:val="0"/>
                      <w:autoSpaceDN w:val="0"/>
                      <w:adjustRightInd w:val="0"/>
                      <w:rPr>
                        <w:color w:val="000000"/>
                      </w:rPr>
                    </w:pPr>
                    <w:r>
                      <w:rPr>
                        <w:color w:val="000000"/>
                      </w:rPr>
                      <w:t>Další možnosti ( motivace týmu, firemní příručky, finanční výkazy, INFO o projektu, technické zprávy, webové stránky, obhajoby diplomových, bakalářských, rigorózních prací, apod…)</w:t>
                    </w:r>
                  </w:p>
                </w:txbxContent>
              </v:textbox>
            </v:rect>
            <w10:anchorlock/>
          </v:group>
        </w:pict>
      </w:r>
    </w:p>
    <w:p w:rsidR="0006590A" w:rsidRDefault="0006590A">
      <w:r>
        <w:t>Zásady používání prezentace v této aplikaci splývají s jednotlivými pedagogi</w:t>
      </w:r>
      <w:r>
        <w:t>c</w:t>
      </w:r>
      <w:r>
        <w:t>kými zásadami, které byly popsány výše, přičemž zásada názornosti je jednou z prvotních a nejdůležitě</w:t>
      </w:r>
      <w:r>
        <w:t>j</w:t>
      </w:r>
      <w:r>
        <w:t>ších.</w:t>
      </w:r>
    </w:p>
    <w:p w:rsidR="0006590A" w:rsidRDefault="0006590A">
      <w:pPr>
        <w:rPr>
          <w:u w:val="single"/>
        </w:rPr>
      </w:pPr>
    </w:p>
    <w:p w:rsidR="0006590A" w:rsidRDefault="0006590A">
      <w:pPr>
        <w:rPr>
          <w:u w:val="single"/>
        </w:rPr>
      </w:pPr>
      <w:r>
        <w:rPr>
          <w:u w:val="single"/>
        </w:rPr>
        <w:t>Rád bych jednotlivé zásady používání prezentace, které jsem shrnul do 10 bodů popsal:</w:t>
      </w:r>
    </w:p>
    <w:p w:rsidR="0006590A" w:rsidRDefault="0006590A"/>
    <w:p w:rsidR="0006590A" w:rsidRDefault="0006590A" w:rsidP="00803C00">
      <w:pPr>
        <w:numPr>
          <w:ilvl w:val="0"/>
          <w:numId w:val="11"/>
        </w:numPr>
        <w:tabs>
          <w:tab w:val="clear" w:pos="720"/>
        </w:tabs>
        <w:ind w:left="0" w:firstLine="0"/>
        <w:jc w:val="left"/>
        <w:rPr>
          <w:b/>
          <w:bCs/>
          <w:color w:val="0033CC"/>
        </w:rPr>
      </w:pPr>
      <w:r>
        <w:rPr>
          <w:b/>
          <w:bCs/>
          <w:color w:val="0033CC"/>
        </w:rPr>
        <w:t>Používejte atraktivní materiál s mírou</w:t>
      </w:r>
    </w:p>
    <w:p w:rsidR="0006590A" w:rsidRDefault="0006590A">
      <w:pPr>
        <w:pStyle w:val="Normln1"/>
        <w:jc w:val="left"/>
      </w:pPr>
    </w:p>
    <w:p w:rsidR="0006590A" w:rsidRDefault="00254FD9">
      <w:pPr>
        <w:pStyle w:val="Normln1"/>
        <w:jc w:val="left"/>
      </w:pPr>
      <w:r>
        <w:rPr>
          <w:noProof/>
        </w:rPr>
        <w:drawing>
          <wp:anchor distT="0" distB="0" distL="114300" distR="114300" simplePos="0" relativeHeight="251642880" behindDoc="1" locked="0" layoutInCell="1" allowOverlap="1">
            <wp:simplePos x="0" y="0"/>
            <wp:positionH relativeFrom="column">
              <wp:posOffset>2057400</wp:posOffset>
            </wp:positionH>
            <wp:positionV relativeFrom="paragraph">
              <wp:posOffset>1104265</wp:posOffset>
            </wp:positionV>
            <wp:extent cx="3200400" cy="2218055"/>
            <wp:effectExtent l="19050" t="0" r="0" b="0"/>
            <wp:wrapTight wrapText="bothSides">
              <wp:wrapPolygon edited="0">
                <wp:start x="-129" y="0"/>
                <wp:lineTo x="-129" y="21334"/>
                <wp:lineTo x="21600" y="21334"/>
                <wp:lineTo x="21600" y="0"/>
                <wp:lineTo x="-129" y="0"/>
              </wp:wrapPolygon>
            </wp:wrapTight>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3200400" cy="2218055"/>
                    </a:xfrm>
                    <a:prstGeom prst="rect">
                      <a:avLst/>
                    </a:prstGeom>
                    <a:noFill/>
                    <a:ln w="9525">
                      <a:noFill/>
                      <a:miter lim="800000"/>
                      <a:headEnd/>
                      <a:tailEnd/>
                    </a:ln>
                    <a:effectLst/>
                  </pic:spPr>
                </pic:pic>
              </a:graphicData>
            </a:graphic>
          </wp:anchor>
        </w:drawing>
      </w:r>
      <w:r w:rsidR="0006590A">
        <w:t xml:space="preserve">     V jistém smyslu se může snadné použití obou aplikací MS PowerPoint či OpenOffice.org obrátit proti nim samotným. Jakkoli jednoduché a přitažlivé je vytváření výrazných snímků a grafik, mějme na paměti, že tyto aplikace jsou prostředkem, nikoli cílem. Posluchači si přišli poslechnout vás a ne se jen dívat na obrázky rozložené po obrazovce. Vytvořte pomocí těchto aplikací atraktivní prezentaci, ale nezapomeňte na svůj mluvený doprovod, který by měl být přinejmenším stejně atraktivní. Pamatujte, že snímky vytváříte pro doplnění mluvené preze</w:t>
      </w:r>
      <w:r w:rsidR="0006590A">
        <w:t>n</w:t>
      </w:r>
      <w:r w:rsidR="0006590A">
        <w:t>tace.</w:t>
      </w:r>
    </w:p>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Pr>
        <w:rPr>
          <w:b/>
          <w:bCs/>
          <w:color w:val="0000FF"/>
        </w:rPr>
      </w:pPr>
      <w:r>
        <w:br w:type="page"/>
      </w:r>
      <w:r>
        <w:rPr>
          <w:b/>
          <w:bCs/>
          <w:color w:val="0000FF"/>
        </w:rPr>
        <w:t>2. Důležitá je jednoduchost</w:t>
      </w:r>
    </w:p>
    <w:p w:rsidR="0006590A" w:rsidRDefault="0006590A"/>
    <w:p w:rsidR="0006590A" w:rsidRDefault="0006590A">
      <w:r>
        <w:t xml:space="preserve">     Všichni jsme se pravděpodobně setkali s prezentacemi, kde bylo zřejmé, že se řečník do apl</w:t>
      </w:r>
      <w:r>
        <w:t>i</w:t>
      </w:r>
      <w:r>
        <w:t>kace přímo zamiloval. Nakonec se ukázalo, že si oblíbil každou funkci, zvláštní efekty, tzn. zv</w:t>
      </w:r>
      <w:r>
        <w:t>u</w:t>
      </w:r>
      <w:r>
        <w:t>ky, rychlosti načítání textu, barevné efekty apod. Toto společně odvádí pozornost od výkladu učitele. Nejúčinnější prezentace jsou ty nejjednodušší  -  snadno srozumitelné grafy a gr</w:t>
      </w:r>
      <w:r>
        <w:t>a</w:t>
      </w:r>
      <w:r>
        <w:t>fiky odrážející to, co říká přednášející. Renomované autority navrhují nepoužívat více než pět slov na řádek a více než pět řádků na snímek. Nezaplňujte celek příliš mnoha slovy a gr</w:t>
      </w:r>
      <w:r>
        <w:t>a</w:t>
      </w:r>
      <w:r>
        <w:t>fikami. Není nutné mít na snímku („slejdu“) všechno, není nutné využít všech možných efe</w:t>
      </w:r>
      <w:r>
        <w:t>k</w:t>
      </w:r>
      <w:r>
        <w:t>tů v aplikaci. P</w:t>
      </w:r>
      <w:r>
        <w:t>o</w:t>
      </w:r>
      <w:r>
        <w:t xml:space="preserve">užijme raději více snímků. </w:t>
      </w:r>
    </w:p>
    <w:p w:rsidR="0006590A" w:rsidRDefault="0006590A">
      <w:pPr>
        <w:rPr>
          <w:b/>
          <w:bCs/>
          <w:color w:val="0033CC"/>
        </w:rPr>
      </w:pPr>
      <w:r>
        <w:br/>
      </w:r>
      <w:r>
        <w:rPr>
          <w:b/>
          <w:bCs/>
          <w:color w:val="0033CC"/>
        </w:rPr>
        <w:t>3. Omezte počet číselných údajů na snímcích</w:t>
      </w:r>
    </w:p>
    <w:p w:rsidR="0006590A" w:rsidRDefault="0006590A">
      <w:pPr>
        <w:suppressAutoHyphens/>
      </w:pPr>
      <w:r>
        <w:br/>
        <w:t xml:space="preserve">     Lákadlem prezentace je schopnost vyjádřit myšlenky shrnujícím způsobem a podporovat poznámky řečníka. To je obtížné v případě záplavy čísel a statistik. Nejúčinnější prezentace většinou nezavalí žáky příliš velkým množstvím číslic a údajů. Ty nechejte spíše na pozdější podrobnější prostudování ve formě materiálů rozdávaných na konci prezentace. Chcete - li v prezentaci zdůraznit stati</w:t>
      </w:r>
      <w:r>
        <w:t>s</w:t>
      </w:r>
      <w:r>
        <w:t xml:space="preserve">tiku, zvažte její vyjádření pomocí grafiky nebo obrázku. </w:t>
      </w:r>
      <w:r>
        <w:br/>
      </w:r>
    </w:p>
    <w:p w:rsidR="0006590A" w:rsidRDefault="0006590A">
      <w:pPr>
        <w:rPr>
          <w:b/>
          <w:bCs/>
          <w:color w:val="0033CC"/>
        </w:rPr>
      </w:pPr>
      <w:r>
        <w:rPr>
          <w:b/>
          <w:bCs/>
          <w:color w:val="0033CC"/>
        </w:rPr>
        <w:t>4. Neopakujte, nečtěte promítané snímky</w:t>
      </w:r>
    </w:p>
    <w:p w:rsidR="0006590A" w:rsidRDefault="0006590A">
      <w:pPr>
        <w:jc w:val="left"/>
        <w:rPr>
          <w:b/>
          <w:bCs/>
          <w:color w:val="0033CC"/>
        </w:rPr>
      </w:pPr>
      <w:r>
        <w:br/>
        <w:t xml:space="preserve">     Jedním z nejrozšířenějších zlozvyků uživatelů prezentace je prosté čtení vizualizace obrá</w:t>
      </w:r>
      <w:r>
        <w:t>z</w:t>
      </w:r>
      <w:r>
        <w:t>ků prezentace posluchačům. Nejen že je to zbytečné a také si myslím neprofesionální. Navíc i ta vizuálně nejatraktivnější prezentace se stane nesmírně nudnou. Aplikace funguje nejlépe s ml</w:t>
      </w:r>
      <w:r>
        <w:t>u</w:t>
      </w:r>
      <w:r>
        <w:t>venými komentáři, které rozšiřují a diskutují, nikoli papouškují to, co je na obrazovce. Je třeba udržovat zrakový kontakt s posluchači. Neprofesionální je také, když se posluchači, žáci d</w:t>
      </w:r>
      <w:r>
        <w:t>í</w:t>
      </w:r>
      <w:r>
        <w:t>vají na záda učitele.</w:t>
      </w:r>
      <w:r>
        <w:br/>
      </w:r>
      <w:r>
        <w:br/>
      </w:r>
      <w:r>
        <w:rPr>
          <w:b/>
          <w:bCs/>
          <w:color w:val="0033CC"/>
        </w:rPr>
        <w:t>5. Správně načasujte svůj komentář</w:t>
      </w:r>
    </w:p>
    <w:p w:rsidR="0006590A" w:rsidRDefault="0006590A">
      <w:pPr>
        <w:jc w:val="left"/>
      </w:pPr>
      <w:r>
        <w:br/>
        <w:t xml:space="preserve">     Dalším potenciálním úskalím je střet komentáře řečníka se zobrazením nového nabíhajíc</w:t>
      </w:r>
      <w:r>
        <w:t>í</w:t>
      </w:r>
      <w:r>
        <w:t>ho snímku.  To pouze rozdělí pozornost posluchačů. Při správně synchronizované prezentaci se zobrazí nový snímek, posluchači dostanou příležitost si jej přečíst a vstřebat, potom násl</w:t>
      </w:r>
      <w:r>
        <w:t>e</w:t>
      </w:r>
      <w:r>
        <w:t>duje komentář rozšiřující a prohlubující informace na obrazo</w:t>
      </w:r>
      <w:r>
        <w:t>v</w:t>
      </w:r>
      <w:r>
        <w:t>ce. Je to otázka načasování, a také nikdy mluvením nepředbíhejte snímky.</w:t>
      </w:r>
      <w:r>
        <w:br/>
      </w:r>
      <w:r>
        <w:br/>
      </w:r>
      <w:r>
        <w:rPr>
          <w:b/>
          <w:bCs/>
          <w:color w:val="0033CC"/>
        </w:rPr>
        <w:t>6. Poskytněte posluchačům příležitost k odpočinku.</w:t>
      </w:r>
    </w:p>
    <w:p w:rsidR="0006590A" w:rsidRDefault="0006590A">
      <w:pPr>
        <w:pStyle w:val="Normln1"/>
      </w:pPr>
      <w:r>
        <w:br/>
        <w:t xml:space="preserve">     Opět platí, že prezentace je nejefektivnější jako vizuální doprovod mluveného slova. Zk</w:t>
      </w:r>
      <w:r>
        <w:t>u</w:t>
      </w:r>
      <w:r>
        <w:t>šení uživatelé ( učitelé, lektoři, instruktoři apod) se neobávají občas vložit prázdnou obrazo</w:t>
      </w:r>
      <w:r>
        <w:t>v</w:t>
      </w:r>
      <w:r>
        <w:t>ku. Nejen že si mohou odpočinout oči posluchačů, je to rovněž efektivní zaměření pozornosti na ty části prezentace, které jsou spíše verbální, jako je skupinová diskuse nebo čas vyhrazený pro dot</w:t>
      </w:r>
      <w:r>
        <w:t>a</w:t>
      </w:r>
      <w:r>
        <w:t>zy.</w:t>
      </w:r>
    </w:p>
    <w:p w:rsidR="0006590A" w:rsidRDefault="0006590A"/>
    <w:p w:rsidR="0006590A" w:rsidRDefault="0006590A"/>
    <w:p w:rsidR="0006590A" w:rsidRDefault="0006590A">
      <w:pPr>
        <w:pStyle w:val="Normln1"/>
        <w:jc w:val="left"/>
      </w:pPr>
    </w:p>
    <w:p w:rsidR="0006590A" w:rsidRDefault="0006590A">
      <w:pPr>
        <w:pStyle w:val="Normln1"/>
        <w:jc w:val="left"/>
      </w:pPr>
    </w:p>
    <w:p w:rsidR="0006590A" w:rsidRDefault="0006590A">
      <w:pPr>
        <w:pStyle w:val="Normln1"/>
        <w:jc w:val="left"/>
      </w:pPr>
    </w:p>
    <w:p w:rsidR="0006590A" w:rsidRDefault="0006590A">
      <w:pPr>
        <w:pStyle w:val="Normln1"/>
        <w:jc w:val="left"/>
      </w:pPr>
    </w:p>
    <w:p w:rsidR="0006590A" w:rsidRDefault="0006590A">
      <w:pPr>
        <w:pStyle w:val="Normln1"/>
        <w:jc w:val="left"/>
      </w:pPr>
    </w:p>
    <w:p w:rsidR="0006590A" w:rsidRDefault="0006590A">
      <w:pPr>
        <w:pStyle w:val="Normln1"/>
        <w:jc w:val="left"/>
      </w:pPr>
    </w:p>
    <w:p w:rsidR="0006590A" w:rsidRDefault="0006590A"/>
    <w:p w:rsidR="0006590A" w:rsidRDefault="0006590A">
      <w:r>
        <w:br w:type="page"/>
      </w:r>
    </w:p>
    <w:p w:rsidR="0006590A" w:rsidRDefault="0006590A">
      <w:pPr>
        <w:pStyle w:val="Normln1"/>
        <w:jc w:val="left"/>
        <w:rPr>
          <w:b/>
          <w:bCs/>
          <w:color w:val="0033CC"/>
        </w:rPr>
      </w:pPr>
      <w:r>
        <w:rPr>
          <w:b/>
          <w:bCs/>
          <w:color w:val="0033CC"/>
        </w:rPr>
        <w:t>7. Používejte živé barvy</w:t>
      </w:r>
    </w:p>
    <w:p w:rsidR="0006590A" w:rsidRDefault="00254FD9">
      <w:pPr>
        <w:pStyle w:val="Normlnweb"/>
      </w:pPr>
      <w:r>
        <w:rPr>
          <w:noProof/>
        </w:rPr>
        <w:drawing>
          <wp:anchor distT="0" distB="0" distL="114300" distR="114300" simplePos="0" relativeHeight="251654144" behindDoc="1" locked="0" layoutInCell="1" allowOverlap="1">
            <wp:simplePos x="0" y="0"/>
            <wp:positionH relativeFrom="column">
              <wp:posOffset>4000500</wp:posOffset>
            </wp:positionH>
            <wp:positionV relativeFrom="paragraph">
              <wp:posOffset>106680</wp:posOffset>
            </wp:positionV>
            <wp:extent cx="1600200" cy="1583690"/>
            <wp:effectExtent l="19050" t="0" r="0" b="0"/>
            <wp:wrapTight wrapText="bothSides">
              <wp:wrapPolygon edited="0">
                <wp:start x="-257" y="0"/>
                <wp:lineTo x="-257" y="21306"/>
                <wp:lineTo x="21600" y="21306"/>
                <wp:lineTo x="21600" y="0"/>
                <wp:lineTo x="-257" y="0"/>
              </wp:wrapPolygon>
            </wp:wrapTight>
            <wp:docPr id="222" name="obrázek 222" descr="http://www.celostnimedicina.cz/obrazky/xpsychologie_bar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www.celostnimedicina.cz/obrazky/xpsychologie_barev.jpg"/>
                    <pic:cNvPicPr>
                      <a:picLocks noChangeAspect="1" noChangeArrowheads="1"/>
                    </pic:cNvPicPr>
                  </pic:nvPicPr>
                  <pic:blipFill>
                    <a:blip r:embed="rId18" r:link="rId19" cstate="print"/>
                    <a:srcRect/>
                    <a:stretch>
                      <a:fillRect/>
                    </a:stretch>
                  </pic:blipFill>
                  <pic:spPr bwMode="auto">
                    <a:xfrm>
                      <a:off x="0" y="0"/>
                      <a:ext cx="1600200" cy="1583690"/>
                    </a:xfrm>
                    <a:prstGeom prst="rect">
                      <a:avLst/>
                    </a:prstGeom>
                    <a:noFill/>
                    <a:ln w="9525">
                      <a:noFill/>
                      <a:miter lim="800000"/>
                      <a:headEnd/>
                      <a:tailEnd/>
                    </a:ln>
                  </pic:spPr>
                </pic:pic>
              </a:graphicData>
            </a:graphic>
          </wp:anchor>
        </w:drawing>
      </w:r>
    </w:p>
    <w:p w:rsidR="0006590A" w:rsidRDefault="0006590A">
      <w:pPr>
        <w:pStyle w:val="Normlnweb"/>
      </w:pPr>
      <w:r>
        <w:t xml:space="preserve">     Ostrý kontrast mezi slovy, grafickými objekty a pozadím může být velmi užitečný pro v</w:t>
      </w:r>
      <w:r>
        <w:t>y</w:t>
      </w:r>
      <w:r>
        <w:t xml:space="preserve">jádření sdělení i pocitů. Je potřebné si prostudovat aspoň základy vlivu použitých barev na psychiku člověka. </w:t>
      </w:r>
      <w:r>
        <w:rPr>
          <w:u w:val="single"/>
        </w:rPr>
        <w:t>Viz např. literatura:</w:t>
      </w:r>
      <w:r>
        <w:t xml:space="preserve"> J. Vysekalová, R. Komárková: </w:t>
      </w:r>
      <w:r>
        <w:rPr>
          <w:i/>
          <w:iCs/>
        </w:rPr>
        <w:t>Psychologie reklamy</w:t>
      </w:r>
      <w:r>
        <w:t xml:space="preserve">, Grada Publishing a.s., 2002 (zkráceno); Fontana, D.: </w:t>
      </w:r>
      <w:r>
        <w:rPr>
          <w:i/>
          <w:iCs/>
        </w:rPr>
        <w:t>Tajemný jazyk symbolů. Názorný klíč k sy</w:t>
      </w:r>
      <w:r>
        <w:rPr>
          <w:i/>
          <w:iCs/>
        </w:rPr>
        <w:t>m</w:t>
      </w:r>
      <w:r>
        <w:rPr>
          <w:i/>
          <w:iCs/>
        </w:rPr>
        <w:t>bolům a jejich významům.</w:t>
      </w:r>
      <w:r>
        <w:t xml:space="preserve"> Paseka, Praha 1994.; Petra Pleskotová: </w:t>
      </w:r>
      <w:r>
        <w:rPr>
          <w:i/>
          <w:iCs/>
        </w:rPr>
        <w:t>Svět barev</w:t>
      </w:r>
      <w:r>
        <w:t xml:space="preserve">. Albatros: 1987 </w:t>
      </w:r>
    </w:p>
    <w:p w:rsidR="0006590A" w:rsidRDefault="0006590A">
      <w:pPr>
        <w:ind w:left="360"/>
        <w:jc w:val="left"/>
      </w:pPr>
    </w:p>
    <w:p w:rsidR="0006590A" w:rsidRDefault="0006590A">
      <w:pPr>
        <w:jc w:val="left"/>
      </w:pPr>
      <w:r>
        <w:rPr>
          <w:b/>
          <w:bCs/>
          <w:color w:val="0033CC"/>
        </w:rPr>
        <w:t>8. Importujte další obrázky a grafiky</w:t>
      </w:r>
    </w:p>
    <w:p w:rsidR="0006590A" w:rsidRDefault="0006590A">
      <w:pPr>
        <w:pStyle w:val="Normln1"/>
        <w:jc w:val="left"/>
        <w:rPr>
          <w:b/>
          <w:bCs/>
          <w:color w:val="0033CC"/>
        </w:rPr>
      </w:pPr>
      <w:r>
        <w:br/>
        <w:t xml:space="preserve">     Neomezujte prezentaci je na to, co nabízí obě aplikace. Použijte obrázky a grafiky odjinud, abyste dosáhli pestrosti a vizuální atraktivity, a to včetně videa. V prezentacích se vyplatí často jeden či dva kratičké videoklipy. Pomáhají zlepšit náladu, obsahují sdělení a prolamují b</w:t>
      </w:r>
      <w:r>
        <w:t>a</w:t>
      </w:r>
      <w:r>
        <w:t>riéru mezi učitelem a žáky - posluchači.</w:t>
      </w:r>
      <w:r>
        <w:br/>
      </w:r>
      <w:r>
        <w:br/>
      </w:r>
      <w:r>
        <w:rPr>
          <w:b/>
          <w:bCs/>
          <w:color w:val="0033CC"/>
        </w:rPr>
        <w:t>9. Předejte žákům, či posluchačům materiál na konci – nikoli během prezentace</w:t>
      </w:r>
    </w:p>
    <w:p w:rsidR="0006590A" w:rsidRDefault="0006590A">
      <w:pPr>
        <w:jc w:val="left"/>
        <w:rPr>
          <w:b/>
          <w:bCs/>
          <w:color w:val="0033CC"/>
        </w:rPr>
      </w:pPr>
      <w:r>
        <w:br/>
        <w:t xml:space="preserve">     Někteří lidé se mnou mohou nesouhlasit, ale žádný přednášející učitel nechce promlouvat ke skupině, která si studuje souhrn jeho komentářů. Pokud není nezbytně nutné, aby lidé sl</w:t>
      </w:r>
      <w:r>
        <w:t>e</w:t>
      </w:r>
      <w:r>
        <w:t>dovali nějaký materiál během prezentace, počkejte s jeho distribucí až na konec.</w:t>
      </w:r>
      <w:r>
        <w:br/>
      </w:r>
      <w:r>
        <w:br/>
      </w:r>
      <w:r>
        <w:rPr>
          <w:b/>
          <w:bCs/>
          <w:color w:val="0033CC"/>
        </w:rPr>
        <w:t>10. Před prezentací proveďte nemilosrdné seškrtání</w:t>
      </w:r>
    </w:p>
    <w:p w:rsidR="0006590A" w:rsidRDefault="0006590A">
      <w:r>
        <w:br/>
        <w:t xml:space="preserve">     Nikdy neztrácejte ze zřetele žáky - posluchače. Po vytvoření konceptu snímků si předsta</w:t>
      </w:r>
      <w:r>
        <w:t>v</w:t>
      </w:r>
      <w:r>
        <w:t>te, že jste jen jedním z těch, kdo naslouchají vašemu komentáři, zatímco si je prohlížejí. Je - li něco neatraktivní, odvádějící pozornost nebo matoucí, nemilosrdně škrtejte. Je velmi pravd</w:t>
      </w:r>
      <w:r>
        <w:t>ě</w:t>
      </w:r>
      <w:r>
        <w:t>podo</w:t>
      </w:r>
      <w:r>
        <w:t>b</w:t>
      </w:r>
      <w:r>
        <w:t>né, že potom bude vaše celková prezentace lepší.</w:t>
      </w:r>
    </w:p>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Pr>
        <w:pStyle w:val="Nadpis2"/>
      </w:pPr>
      <w:r>
        <w:br w:type="page"/>
      </w:r>
      <w:bookmarkStart w:id="30" w:name="_2._Didaktické_prostředky_v systému "/>
      <w:bookmarkEnd w:id="30"/>
      <w:r>
        <w:rPr>
          <w:shd w:val="clear" w:color="auto" w:fill="003366"/>
        </w:rPr>
        <w:t xml:space="preserve">2. Didaktické prostředky v systému výuky </w:t>
      </w:r>
      <w:r>
        <w:t xml:space="preserve">                                        </w:t>
      </w:r>
      <w:r>
        <w:rPr>
          <w:i/>
          <w:iCs/>
          <w:sz w:val="20"/>
          <w:szCs w:val="20"/>
        </w:rPr>
        <w:t xml:space="preserve">zpět na </w:t>
      </w:r>
      <w:hyperlink w:anchor="_Obsah:" w:history="1">
        <w:r>
          <w:rPr>
            <w:rStyle w:val="Hypertextovodkaz"/>
            <w:i/>
            <w:iCs/>
            <w:color w:val="auto"/>
            <w:sz w:val="20"/>
            <w:szCs w:val="20"/>
          </w:rPr>
          <w:t>obsah</w:t>
        </w:r>
      </w:hyperlink>
    </w:p>
    <w:p w:rsidR="0006590A" w:rsidRDefault="0006590A"/>
    <w:p w:rsidR="0006590A" w:rsidRDefault="0006590A">
      <w:pPr>
        <w:pStyle w:val="Nadpis3"/>
      </w:pPr>
      <w:bookmarkStart w:id="31" w:name="_2.1_Materiální_didaktické_prostředk"/>
      <w:bookmarkEnd w:id="31"/>
      <w:r>
        <w:rPr>
          <w:shd w:val="clear" w:color="auto" w:fill="003366"/>
        </w:rPr>
        <w:t xml:space="preserve">2.1 Materiální didaktické prostředky, jejich rozdělení a vztahy </w:t>
      </w:r>
      <w:r>
        <w:t xml:space="preserve">                       </w:t>
      </w:r>
      <w:r>
        <w:rPr>
          <w:i/>
          <w:iCs/>
          <w:sz w:val="20"/>
          <w:szCs w:val="20"/>
        </w:rPr>
        <w:t xml:space="preserve">zpět na </w:t>
      </w:r>
      <w:hyperlink w:anchor="_Obsah:" w:history="1">
        <w:r>
          <w:rPr>
            <w:rStyle w:val="Hypertextovodkaz"/>
            <w:i/>
            <w:iCs/>
            <w:color w:val="auto"/>
            <w:sz w:val="20"/>
            <w:szCs w:val="20"/>
          </w:rPr>
          <w:t>obsah</w:t>
        </w:r>
      </w:hyperlink>
    </w:p>
    <w:p w:rsidR="0006590A" w:rsidRDefault="0006590A"/>
    <w:p w:rsidR="0006590A" w:rsidRDefault="0006590A">
      <w:pPr>
        <w:pStyle w:val="Normln1"/>
      </w:pPr>
      <w:r>
        <w:t xml:space="preserve">     Materiální didaktické prostředky lze zjednodušeně definovat jako takové didaktické pr</w:t>
      </w:r>
      <w:r>
        <w:t>o</w:t>
      </w:r>
      <w:r>
        <w:t>stře</w:t>
      </w:r>
      <w:r>
        <w:t>d</w:t>
      </w:r>
      <w:r>
        <w:t xml:space="preserve">ky, které jsou materiální povahy. </w:t>
      </w:r>
    </w:p>
    <w:p w:rsidR="0006590A" w:rsidRDefault="0006590A">
      <w:pPr>
        <w:pStyle w:val="Normln1"/>
      </w:pPr>
      <w:r>
        <w:t>Jedná se o předměty (soubory předmětů), sloužící k didaktickým účelům, to znamená, že p</w:t>
      </w:r>
      <w:r>
        <w:t>ů</w:t>
      </w:r>
      <w:r>
        <w:t>sobí ve spojení s obsahem nebo s metodami nebo formami ve směru dosažení stanovených cílů vy</w:t>
      </w:r>
      <w:r>
        <w:t>u</w:t>
      </w:r>
      <w:r>
        <w:t>čovacího procesu přímo, nebo pro toto působení vytvářejí vhodné podmínky. V duchu výše uv</w:t>
      </w:r>
      <w:r>
        <w:t>e</w:t>
      </w:r>
      <w:r>
        <w:t>dené charakteristiky je však třeba mezi materiální didaktické prostředky řadit pouze takové prvky z materiálně technické základny, které mají těsnější vazbu k obsahu nebo met</w:t>
      </w:r>
      <w:r>
        <w:t>o</w:t>
      </w:r>
      <w:r>
        <w:t xml:space="preserve">dám a formám vyučovacího procesu. </w:t>
      </w:r>
    </w:p>
    <w:p w:rsidR="0006590A" w:rsidRDefault="0006590A">
      <w:pPr>
        <w:pStyle w:val="Normln1"/>
      </w:pPr>
      <w:r>
        <w:t xml:space="preserve">     Vyučující se tedy musí orientovat v širokém spektru oborů. Jeho příprava na výuku je p</w:t>
      </w:r>
      <w:r>
        <w:t>o</w:t>
      </w:r>
      <w:r>
        <w:t>mě</w:t>
      </w:r>
      <w:r>
        <w:t>r</w:t>
      </w:r>
      <w:r>
        <w:t>ně náročná oproti monotematicky zaměřeným předmětům hlavně v oblasti materiálně didakti</w:t>
      </w:r>
      <w:r>
        <w:t>c</w:t>
      </w:r>
      <w:r>
        <w:t xml:space="preserve">kých prostředků. Pokud je jich správně využito, proces výuky se jistě stane dobře zvladatelným jak pro učitele, tak hlavně pro žáky. </w:t>
      </w:r>
    </w:p>
    <w:p w:rsidR="0006590A" w:rsidRDefault="0006590A">
      <w:pPr>
        <w:pStyle w:val="Normln1"/>
      </w:pPr>
      <w:r>
        <w:t xml:space="preserve">Jsou to: </w:t>
      </w:r>
    </w:p>
    <w:p w:rsidR="0006590A" w:rsidRDefault="0006590A">
      <w:pPr>
        <w:pStyle w:val="Normln1"/>
        <w:rPr>
          <w:b/>
          <w:bCs/>
        </w:rPr>
      </w:pPr>
    </w:p>
    <w:p w:rsidR="0006590A" w:rsidRDefault="0006590A">
      <w:pPr>
        <w:pStyle w:val="Normln1"/>
        <w:rPr>
          <w:szCs w:val="20"/>
        </w:rPr>
      </w:pPr>
      <w:r>
        <w:rPr>
          <w:b/>
          <w:bCs/>
        </w:rPr>
        <w:t>Učebnice</w:t>
      </w:r>
    </w:p>
    <w:p w:rsidR="0006590A" w:rsidRDefault="0006590A">
      <w:pPr>
        <w:pStyle w:val="Normln1"/>
      </w:pPr>
      <w:commentRangeStart w:id="32"/>
      <w:r>
        <w:t>„Jeden prvek je součástí skutečně každého určitého systému materiálně didaktických pr</w:t>
      </w:r>
      <w:r>
        <w:t>o</w:t>
      </w:r>
      <w:r>
        <w:t>středků. Tímto prvkem je učebnice, která  v systému plní centrální roli. Plní úlohu základní učební pomůcky žáka a pro učitele tvoří vedle metodických přír</w:t>
      </w:r>
      <w:r>
        <w:t>u</w:t>
      </w:r>
      <w:r>
        <w:t xml:space="preserve">ček neméně důležitý zdroj  plánovací, řídící a kontrolní činnosti “ </w:t>
      </w:r>
      <w:commentRangeEnd w:id="32"/>
      <w:r>
        <w:rPr>
          <w:rStyle w:val="Odkaznakoment"/>
          <w:vanish/>
        </w:rPr>
        <w:commentReference w:id="32"/>
      </w:r>
      <w:r>
        <w:t>(Rambousek, 1989, s.16).</w:t>
      </w:r>
    </w:p>
    <w:p w:rsidR="0006590A" w:rsidRDefault="0006590A">
      <w:pPr>
        <w:pStyle w:val="Normln1"/>
      </w:pPr>
      <w:r>
        <w:t>Názorně centrální postavení učebnice ilustruje následující schéma:</w:t>
      </w:r>
    </w:p>
    <w:p w:rsidR="0006590A" w:rsidRDefault="0006590A">
      <w:pPr>
        <w:rPr>
          <w:i/>
          <w:iCs/>
        </w:rPr>
      </w:pPr>
    </w:p>
    <w:p w:rsidR="0006590A" w:rsidRDefault="0006590A">
      <w:pPr>
        <w:rPr>
          <w:b/>
          <w:bCs/>
        </w:rPr>
      </w:pPr>
      <w:r>
        <w:rPr>
          <w:b/>
          <w:bCs/>
        </w:rPr>
        <w:t>Obr.7 Učebnice jako centrální prvek systému materiálních didakti</w:t>
      </w:r>
      <w:r>
        <w:rPr>
          <w:b/>
          <w:bCs/>
        </w:rPr>
        <w:t>c</w:t>
      </w:r>
      <w:r>
        <w:rPr>
          <w:b/>
          <w:bCs/>
        </w:rPr>
        <w:t>kých prostředků</w:t>
      </w:r>
    </w:p>
    <w:p w:rsidR="0006590A" w:rsidRDefault="00254FD9">
      <w:pPr>
        <w:pStyle w:val="Normln1"/>
      </w:pPr>
      <w:r>
        <w:rPr>
          <w:i/>
          <w:iCs/>
          <w:noProof/>
        </w:rPr>
        <w:drawing>
          <wp:anchor distT="0" distB="0" distL="114300" distR="114300" simplePos="0" relativeHeight="251643904" behindDoc="1" locked="0" layoutInCell="1" allowOverlap="1">
            <wp:simplePos x="0" y="0"/>
            <wp:positionH relativeFrom="column">
              <wp:posOffset>685800</wp:posOffset>
            </wp:positionH>
            <wp:positionV relativeFrom="paragraph">
              <wp:posOffset>139065</wp:posOffset>
            </wp:positionV>
            <wp:extent cx="3704590" cy="3620770"/>
            <wp:effectExtent l="0" t="0" r="0" b="0"/>
            <wp:wrapTight wrapText="bothSides">
              <wp:wrapPolygon edited="0">
                <wp:start x="9997" y="0"/>
                <wp:lineTo x="9441" y="114"/>
                <wp:lineTo x="7886" y="1477"/>
                <wp:lineTo x="7664" y="3637"/>
                <wp:lineTo x="3665" y="3750"/>
                <wp:lineTo x="1333" y="4432"/>
                <wp:lineTo x="1000" y="7501"/>
                <wp:lineTo x="1777" y="9092"/>
                <wp:lineTo x="1888" y="9546"/>
                <wp:lineTo x="6331" y="10910"/>
                <wp:lineTo x="7664" y="10910"/>
                <wp:lineTo x="3665" y="11592"/>
                <wp:lineTo x="1666" y="12160"/>
                <wp:lineTo x="1666" y="12728"/>
                <wp:lineTo x="1222" y="13637"/>
                <wp:lineTo x="1000" y="14887"/>
                <wp:lineTo x="1444" y="17274"/>
                <wp:lineTo x="4665" y="18183"/>
                <wp:lineTo x="7664" y="18183"/>
                <wp:lineTo x="7997" y="20229"/>
                <wp:lineTo x="9552" y="21592"/>
                <wp:lineTo x="9885" y="21592"/>
                <wp:lineTo x="11774" y="21592"/>
                <wp:lineTo x="12107" y="21592"/>
                <wp:lineTo x="13773" y="20229"/>
                <wp:lineTo x="13773" y="20001"/>
                <wp:lineTo x="13995" y="18297"/>
                <wp:lineTo x="16994" y="18183"/>
                <wp:lineTo x="20215" y="17274"/>
                <wp:lineTo x="20215" y="16365"/>
                <wp:lineTo x="20549" y="14774"/>
                <wp:lineTo x="20660" y="14546"/>
                <wp:lineTo x="20326" y="13637"/>
                <wp:lineTo x="19882" y="12728"/>
                <wp:lineTo x="19993" y="12160"/>
                <wp:lineTo x="17994" y="11592"/>
                <wp:lineTo x="13995" y="10910"/>
                <wp:lineTo x="15328" y="10910"/>
                <wp:lineTo x="19660" y="9546"/>
                <wp:lineTo x="19771" y="9092"/>
                <wp:lineTo x="20549" y="7501"/>
                <wp:lineTo x="20660" y="7273"/>
                <wp:lineTo x="20326" y="4432"/>
                <wp:lineTo x="17994" y="3750"/>
                <wp:lineTo x="13995" y="3637"/>
                <wp:lineTo x="13884" y="2159"/>
                <wp:lineTo x="13884" y="1477"/>
                <wp:lineTo x="12329" y="114"/>
                <wp:lineTo x="11663" y="0"/>
                <wp:lineTo x="9997" y="0"/>
              </wp:wrapPolygon>
            </wp:wrapTight>
            <wp:docPr id="79" name="Diagram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p>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r>
        <w:br w:type="page"/>
      </w:r>
      <w:r>
        <w:rPr>
          <w:b/>
          <w:bCs/>
        </w:rPr>
        <w:t>Učební pomůcky ( názorné učební pomůcky).</w:t>
      </w:r>
      <w:r>
        <w:t xml:space="preserve"> Jedná se o takové materiální didaktické pr</w:t>
      </w:r>
      <w:r>
        <w:t>o</w:t>
      </w:r>
      <w:r>
        <w:t>středky, které k účinnějšímu dosahování cílů výuky přispívají svými didaktickými funkcemi. Ze všech materiálně didaktických prostředků mají učební pomůcky nejtěsnější vazbu k obsahu dané výuky; vztahují se k němu přímo a bezprostředně. Mezi učební pomůcky patří např. učebnice, modely, žákovské soupravy, školní obrazy, promítnutá zobrazení, záznamy zvuků apod.  Některé učební pomůcky mohou být prezentovány přímo, některé vyžadují k prezentaci zvláštní zařízení - didaktickou techniku (didaktické technické prostředky).</w:t>
      </w:r>
    </w:p>
    <w:p w:rsidR="0006590A" w:rsidRDefault="0006590A">
      <w:pPr>
        <w:pStyle w:val="Normln1"/>
        <w:rPr>
          <w:b/>
          <w:bCs/>
        </w:rPr>
      </w:pPr>
    </w:p>
    <w:p w:rsidR="0006590A" w:rsidRDefault="0006590A">
      <w:pPr>
        <w:pStyle w:val="Normln1"/>
        <w:rPr>
          <w:b/>
          <w:bCs/>
        </w:rPr>
      </w:pPr>
      <w:r>
        <w:rPr>
          <w:b/>
          <w:bCs/>
        </w:rPr>
        <w:t xml:space="preserve">Metodické pomůcky </w:t>
      </w:r>
      <w:r>
        <w:t xml:space="preserve">určené učiteli pro výkon jeho řídící, regulační a korekční funkce. Např. metodické příručky, odborná literatura. </w:t>
      </w:r>
    </w:p>
    <w:p w:rsidR="0006590A" w:rsidRDefault="0006590A">
      <w:pPr>
        <w:pStyle w:val="Normln1"/>
        <w:rPr>
          <w:b/>
          <w:bCs/>
        </w:rPr>
      </w:pPr>
    </w:p>
    <w:p w:rsidR="0006590A" w:rsidRDefault="0006590A">
      <w:pPr>
        <w:pStyle w:val="Normln1"/>
      </w:pPr>
      <w:r>
        <w:rPr>
          <w:b/>
          <w:bCs/>
        </w:rPr>
        <w:t xml:space="preserve">Zařízení.  </w:t>
      </w:r>
      <w:r>
        <w:t>Do této široké skupiny jsou řazeny určité druhy materiálních didaktických pr</w:t>
      </w:r>
      <w:r>
        <w:t>o</w:t>
      </w:r>
      <w:r>
        <w:t xml:space="preserve">středků, které se bezprostředně nevztahují k obsahu dané výuky. Skupina zahrnuje výrobky speciálně vytvořené, upravené nebo vhodně vybrané pro využití ve vyučovacím procesu </w:t>
      </w:r>
    </w:p>
    <w:p w:rsidR="0006590A" w:rsidRDefault="0006590A">
      <w:pPr>
        <w:pStyle w:val="Normln1"/>
        <w:rPr>
          <w:b/>
          <w:bCs/>
        </w:rPr>
      </w:pPr>
      <w:r>
        <w:t>(laboratorní přístroje, aparatury, indikační a měřící přístroje, nářadí, nástroje, speciální ško</w:t>
      </w:r>
      <w:r>
        <w:t>l</w:t>
      </w:r>
      <w:r>
        <w:t xml:space="preserve">ní nábytek atd.), které jsou využívány jako učební pomůcky. </w:t>
      </w:r>
    </w:p>
    <w:p w:rsidR="0006590A" w:rsidRDefault="0006590A">
      <w:pPr>
        <w:pStyle w:val="Normln1"/>
      </w:pPr>
    </w:p>
    <w:p w:rsidR="0006590A" w:rsidRDefault="0006590A">
      <w:pPr>
        <w:pStyle w:val="Normln1"/>
      </w:pPr>
      <w:r>
        <w:rPr>
          <w:b/>
          <w:bCs/>
        </w:rPr>
        <w:t xml:space="preserve">Didaktická technika (didaktické technické prostředky). </w:t>
      </w:r>
      <w:commentRangeStart w:id="33"/>
      <w:r>
        <w:t>„Jedná se o soubor vizuálních, auditivních, audiovizuálních a jiných přístrojů a technických systémů využív</w:t>
      </w:r>
      <w:r>
        <w:t>a</w:t>
      </w:r>
      <w:r>
        <w:t>ných k vyučovacím účelům. Jsou to takové materiálně didaktické prostředky, které umožňují nebo umocňují preze</w:t>
      </w:r>
      <w:r>
        <w:t>n</w:t>
      </w:r>
      <w:r>
        <w:t>taci některých druhů učebních pomůcek a slouží k racionálnímu způsobu řízení a kontroly či</w:t>
      </w:r>
      <w:r>
        <w:t>n</w:t>
      </w:r>
      <w:r>
        <w:t>nosti žáků “</w:t>
      </w:r>
      <w:commentRangeEnd w:id="33"/>
      <w:r>
        <w:rPr>
          <w:rStyle w:val="Odkaznakoment"/>
          <w:vanish/>
        </w:rPr>
        <w:commentReference w:id="33"/>
      </w:r>
      <w:r>
        <w:t xml:space="preserve"> (Rambousek, 1989, s.16).</w:t>
      </w:r>
    </w:p>
    <w:p w:rsidR="0006590A" w:rsidRDefault="0006590A">
      <w:pPr>
        <w:pStyle w:val="Normln1"/>
      </w:pPr>
      <w:r>
        <w:t>Patří sem například tabule, diaprojektory, filmové projektory, epiprojektory, videopřehráv</w:t>
      </w:r>
      <w:r>
        <w:t>a</w:t>
      </w:r>
      <w:r>
        <w:t>če, videorekordéry, magnetofony, osobní počítače, počítačové systémy zapojené do výuky, dat</w:t>
      </w:r>
      <w:r>
        <w:t>a</w:t>
      </w:r>
      <w:r>
        <w:t>pr</w:t>
      </w:r>
      <w:r>
        <w:t>o</w:t>
      </w:r>
      <w:r>
        <w:t xml:space="preserve">jektory, vizualizéry, interaktivní tabule, laserová ukazovátka a další přístroje. </w:t>
      </w:r>
    </w:p>
    <w:p w:rsidR="0006590A" w:rsidRDefault="0006590A">
      <w:pPr>
        <w:pStyle w:val="Normln1"/>
      </w:pPr>
      <w:r>
        <w:t>Didaktická technika by měla být v  podstatě řazena mezi zařízení, ale vzhledem k jejímu v</w:t>
      </w:r>
      <w:r>
        <w:t>ý</w:t>
      </w:r>
      <w:r>
        <w:t>znamu, specifickým  možnostem a univerzálnímu použití ji většina autorů uvádí jako sam</w:t>
      </w:r>
      <w:r>
        <w:t>o</w:t>
      </w:r>
      <w:r>
        <w:t>statnou skupinu. Pro příklad uvádím fyzikální charakteristiku didaktické techniky využívající zpětnou projekci a  možnosti jejich  využití (výhody a  nevýhody):</w:t>
      </w:r>
    </w:p>
    <w:p w:rsidR="0006590A" w:rsidRDefault="0006590A">
      <w:pPr>
        <w:pStyle w:val="Normln1"/>
      </w:pPr>
      <w:r>
        <w:t xml:space="preserve">           </w:t>
      </w:r>
    </w:p>
    <w:p w:rsidR="0006590A" w:rsidRDefault="0006590A">
      <w:pPr>
        <w:pStyle w:val="Normln1"/>
      </w:pPr>
      <w:r>
        <w:rPr>
          <w:b/>
          <w:bCs/>
          <w:i/>
          <w:iCs/>
        </w:rPr>
        <w:t>Princip zpětné projekce</w:t>
      </w:r>
      <w:r>
        <w:t xml:space="preserve"> spočívá v tom, že světelný zdroj pomocí optické soustavy prosvítí obraz zachycený na průsvitném materiálu. Tento obraz je snímaný a zároveň promítaný p</w:t>
      </w:r>
      <w:r>
        <w:t>o</w:t>
      </w:r>
      <w:r>
        <w:t>mocí spec</w:t>
      </w:r>
      <w:r>
        <w:t>i</w:t>
      </w:r>
      <w:r>
        <w:t>álního objektivu na projekční plochu. Projekční plocha je umístěna před přístrojem na čelné stěně učebny. Projekční plochou může být speciální projekční plátno. Může jí být speciální nátěr přímo na stěně učebny, nebo se obraz promítá nejčastěji přímo na plochu přední stěny učebny.</w:t>
      </w:r>
    </w:p>
    <w:p w:rsidR="0006590A" w:rsidRDefault="0006590A">
      <w:pPr>
        <w:pStyle w:val="Normln1"/>
      </w:pPr>
    </w:p>
    <w:p w:rsidR="0006590A" w:rsidRDefault="0006590A">
      <w:pPr>
        <w:pStyle w:val="Normln1"/>
      </w:pPr>
    </w:p>
    <w:p w:rsidR="0006590A" w:rsidRDefault="0006590A"/>
    <w:p w:rsidR="0006590A" w:rsidRDefault="0006590A"/>
    <w:p w:rsidR="0006590A" w:rsidRDefault="0006590A"/>
    <w:p w:rsidR="0006590A" w:rsidRDefault="0006590A"/>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r>
        <w:br w:type="page"/>
      </w:r>
    </w:p>
    <w:tbl>
      <w:tblPr>
        <w:tblW w:w="92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070"/>
        <w:gridCol w:w="3070"/>
        <w:gridCol w:w="3070"/>
      </w:tblGrid>
      <w:tr w:rsidR="0006590A">
        <w:tblPrEx>
          <w:tblCellMar>
            <w:top w:w="0" w:type="dxa"/>
            <w:bottom w:w="0" w:type="dxa"/>
          </w:tblCellMar>
        </w:tblPrEx>
        <w:tc>
          <w:tcPr>
            <w:tcW w:w="3070" w:type="dxa"/>
            <w:tcBorders>
              <w:top w:val="single" w:sz="4" w:space="0" w:color="auto"/>
              <w:bottom w:val="single" w:sz="4" w:space="0" w:color="auto"/>
              <w:right w:val="single" w:sz="4" w:space="0" w:color="auto"/>
            </w:tcBorders>
            <w:shd w:val="clear" w:color="auto" w:fill="CCFFCC"/>
            <w:vAlign w:val="center"/>
          </w:tcPr>
          <w:p w:rsidR="0006590A" w:rsidRDefault="0006590A">
            <w:pPr>
              <w:jc w:val="center"/>
              <w:rPr>
                <w:b/>
              </w:rPr>
            </w:pPr>
            <w:r>
              <w:rPr>
                <w:b/>
              </w:rPr>
              <w:t>Druh didaktické techniky - princip zpětné projekce</w:t>
            </w:r>
          </w:p>
        </w:tc>
        <w:tc>
          <w:tcPr>
            <w:tcW w:w="3070" w:type="dxa"/>
            <w:tcBorders>
              <w:top w:val="single" w:sz="4" w:space="0" w:color="auto"/>
              <w:left w:val="single" w:sz="4" w:space="0" w:color="auto"/>
              <w:bottom w:val="single" w:sz="4" w:space="0" w:color="auto"/>
              <w:right w:val="single" w:sz="4" w:space="0" w:color="auto"/>
            </w:tcBorders>
            <w:shd w:val="clear" w:color="auto" w:fill="FFFF99"/>
            <w:vAlign w:val="center"/>
          </w:tcPr>
          <w:p w:rsidR="0006590A" w:rsidRDefault="0006590A">
            <w:pPr>
              <w:jc w:val="center"/>
              <w:rPr>
                <w:b/>
              </w:rPr>
            </w:pPr>
          </w:p>
          <w:p w:rsidR="0006590A" w:rsidRDefault="0006590A">
            <w:pPr>
              <w:jc w:val="center"/>
              <w:rPr>
                <w:b/>
              </w:rPr>
            </w:pPr>
            <w:r>
              <w:rPr>
                <w:b/>
              </w:rPr>
              <w:t>VÝHODY</w:t>
            </w:r>
          </w:p>
          <w:p w:rsidR="0006590A" w:rsidRDefault="0006590A">
            <w:pPr>
              <w:jc w:val="center"/>
              <w:rPr>
                <w:b/>
              </w:rPr>
            </w:pPr>
          </w:p>
        </w:tc>
        <w:tc>
          <w:tcPr>
            <w:tcW w:w="3070" w:type="dxa"/>
            <w:tcBorders>
              <w:top w:val="single" w:sz="4" w:space="0" w:color="auto"/>
              <w:left w:val="single" w:sz="4" w:space="0" w:color="auto"/>
              <w:bottom w:val="single" w:sz="4" w:space="0" w:color="auto"/>
            </w:tcBorders>
            <w:shd w:val="clear" w:color="auto" w:fill="FF99CC"/>
            <w:vAlign w:val="center"/>
          </w:tcPr>
          <w:p w:rsidR="0006590A" w:rsidRDefault="0006590A">
            <w:pPr>
              <w:jc w:val="center"/>
              <w:rPr>
                <w:b/>
              </w:rPr>
            </w:pPr>
          </w:p>
          <w:p w:rsidR="0006590A" w:rsidRDefault="0006590A">
            <w:pPr>
              <w:jc w:val="center"/>
              <w:rPr>
                <w:b/>
              </w:rPr>
            </w:pPr>
            <w:r>
              <w:rPr>
                <w:b/>
              </w:rPr>
              <w:t>NEVÝHODY</w:t>
            </w:r>
          </w:p>
        </w:tc>
      </w:tr>
      <w:tr w:rsidR="0006590A">
        <w:tblPrEx>
          <w:tblCellMar>
            <w:top w:w="0" w:type="dxa"/>
            <w:bottom w:w="0" w:type="dxa"/>
          </w:tblCellMar>
        </w:tblPrEx>
        <w:tc>
          <w:tcPr>
            <w:tcW w:w="3070" w:type="dxa"/>
            <w:tcBorders>
              <w:top w:val="single" w:sz="4" w:space="0" w:color="auto"/>
              <w:right w:val="single" w:sz="4" w:space="0" w:color="auto"/>
            </w:tcBorders>
          </w:tcPr>
          <w:p w:rsidR="0006590A" w:rsidRDefault="0006590A"/>
          <w:p w:rsidR="0006590A" w:rsidRDefault="0006590A">
            <w:r>
              <w:t>Zpětný projektor :</w:t>
            </w:r>
          </w:p>
          <w:p w:rsidR="0006590A" w:rsidRDefault="0006590A"/>
          <w:p w:rsidR="0006590A" w:rsidRDefault="0006590A">
            <w:pPr>
              <w:rPr>
                <w:b/>
                <w:bCs/>
              </w:rPr>
            </w:pPr>
            <w:r>
              <w:t xml:space="preserve">řada </w:t>
            </w:r>
            <w:r>
              <w:rPr>
                <w:b/>
                <w:bCs/>
              </w:rPr>
              <w:t>MEOTAR</w:t>
            </w:r>
          </w:p>
          <w:p w:rsidR="0006590A" w:rsidRDefault="0006590A"/>
          <w:p w:rsidR="0006590A" w:rsidRDefault="0006590A">
            <w:pPr>
              <w:rPr>
                <w:b/>
                <w:bCs/>
              </w:rPr>
            </w:pPr>
            <w:r>
              <w:t xml:space="preserve">řada </w:t>
            </w:r>
            <w:r>
              <w:rPr>
                <w:b/>
                <w:bCs/>
              </w:rPr>
              <w:t>LECH</w:t>
            </w:r>
          </w:p>
          <w:p w:rsidR="0006590A" w:rsidRDefault="0006590A"/>
          <w:p w:rsidR="0006590A" w:rsidRDefault="0006590A">
            <w:r>
              <w:t>řada</w:t>
            </w:r>
            <w:r>
              <w:rPr>
                <w:b/>
                <w:bCs/>
              </w:rPr>
              <w:t xml:space="preserve"> POLYLUX</w:t>
            </w:r>
          </w:p>
        </w:tc>
        <w:tc>
          <w:tcPr>
            <w:tcW w:w="3070" w:type="dxa"/>
            <w:tcBorders>
              <w:top w:val="single" w:sz="4" w:space="0" w:color="auto"/>
              <w:left w:val="single" w:sz="4" w:space="0" w:color="auto"/>
              <w:bottom w:val="single" w:sz="4" w:space="0" w:color="auto"/>
              <w:right w:val="single" w:sz="4" w:space="0" w:color="auto"/>
            </w:tcBorders>
          </w:tcPr>
          <w:p w:rsidR="0006590A" w:rsidRDefault="0006590A">
            <w:r>
              <w:t xml:space="preserve"> -  možnost projekce za  </w:t>
            </w:r>
          </w:p>
          <w:p w:rsidR="0006590A" w:rsidRDefault="0006590A">
            <w:r>
              <w:t xml:space="preserve">    denního světla  </w:t>
            </w:r>
          </w:p>
          <w:p w:rsidR="0006590A" w:rsidRDefault="0006590A">
            <w:pPr>
              <w:pStyle w:val="Zhlav"/>
              <w:tabs>
                <w:tab w:val="clear" w:pos="4536"/>
                <w:tab w:val="clear" w:pos="9072"/>
              </w:tabs>
            </w:pPr>
            <w:r>
              <w:t xml:space="preserve"> -  vytváření obrazu před a      </w:t>
            </w:r>
          </w:p>
          <w:p w:rsidR="0006590A" w:rsidRDefault="0006590A">
            <w:r>
              <w:t xml:space="preserve">    nebo  v průběhu výuky   </w:t>
            </w:r>
          </w:p>
          <w:p w:rsidR="0006590A" w:rsidRDefault="0006590A">
            <w:r>
              <w:t xml:space="preserve">    speciálními fixy;</w:t>
            </w:r>
          </w:p>
          <w:p w:rsidR="0006590A" w:rsidRDefault="0006590A">
            <w:r>
              <w:t xml:space="preserve"> - demonstrace jevů    </w:t>
            </w:r>
          </w:p>
          <w:p w:rsidR="0006590A" w:rsidRDefault="0006590A">
            <w:r>
              <w:t xml:space="preserve">    pomocí skládání    </w:t>
            </w:r>
          </w:p>
          <w:p w:rsidR="0006590A" w:rsidRDefault="0006590A">
            <w:r>
              <w:t xml:space="preserve">    průsvitek;</w:t>
            </w:r>
          </w:p>
          <w:p w:rsidR="0006590A" w:rsidRDefault="0006590A">
            <w:r>
              <w:t xml:space="preserve"> -  učitel stojí při projekci      </w:t>
            </w:r>
          </w:p>
          <w:p w:rsidR="0006590A" w:rsidRDefault="0006590A">
            <w:r>
              <w:t xml:space="preserve">    obrazu čelně k žákům;</w:t>
            </w:r>
          </w:p>
          <w:p w:rsidR="0006590A" w:rsidRDefault="0006590A">
            <w:r>
              <w:t xml:space="preserve"> -  stínová projekce</w:t>
            </w:r>
          </w:p>
          <w:p w:rsidR="0006590A" w:rsidRDefault="0006590A">
            <w:r>
              <w:t xml:space="preserve"> -  projekce průsvitných </w:t>
            </w:r>
          </w:p>
          <w:p w:rsidR="0006590A" w:rsidRDefault="0006590A">
            <w:r>
              <w:t xml:space="preserve">    modelů</w:t>
            </w:r>
          </w:p>
          <w:p w:rsidR="0006590A" w:rsidRDefault="0006590A">
            <w:r>
              <w:t xml:space="preserve"> -  jednoduchá obsluha</w:t>
            </w:r>
          </w:p>
          <w:p w:rsidR="0006590A" w:rsidRDefault="0006590A">
            <w:r>
              <w:t xml:space="preserve"> -  rychlý návrat </w:t>
            </w:r>
          </w:p>
          <w:p w:rsidR="0006590A" w:rsidRDefault="0006590A">
            <w:r>
              <w:t xml:space="preserve">    k předchozímu zápisu na </w:t>
            </w:r>
          </w:p>
          <w:p w:rsidR="0006590A" w:rsidRDefault="0006590A">
            <w:r>
              <w:t xml:space="preserve">    fólii</w:t>
            </w:r>
          </w:p>
          <w:p w:rsidR="0006590A" w:rsidRDefault="0006590A">
            <w:r>
              <w:t xml:space="preserve"> -  zápis i během výkladu  </w:t>
            </w:r>
          </w:p>
          <w:p w:rsidR="0006590A" w:rsidRDefault="0006590A">
            <w:r>
              <w:t xml:space="preserve">    bez ztráty kontaktu  </w:t>
            </w:r>
          </w:p>
          <w:p w:rsidR="0006590A" w:rsidRDefault="0006590A">
            <w:r>
              <w:t xml:space="preserve">    učitele  se žáky</w:t>
            </w:r>
          </w:p>
        </w:tc>
        <w:tc>
          <w:tcPr>
            <w:tcW w:w="3070" w:type="dxa"/>
            <w:tcBorders>
              <w:top w:val="single" w:sz="4" w:space="0" w:color="auto"/>
              <w:left w:val="single" w:sz="4" w:space="0" w:color="auto"/>
            </w:tcBorders>
          </w:tcPr>
          <w:p w:rsidR="0006590A" w:rsidRDefault="0006590A"/>
          <w:p w:rsidR="0006590A" w:rsidRDefault="0006590A">
            <w:r>
              <w:t xml:space="preserve"> -  vyhotovení kvalitních  </w:t>
            </w:r>
          </w:p>
          <w:p w:rsidR="0006590A" w:rsidRDefault="0006590A">
            <w:r>
              <w:t xml:space="preserve">    průsvitek vyžaduje čas</w:t>
            </w:r>
          </w:p>
          <w:p w:rsidR="0006590A" w:rsidRDefault="0006590A">
            <w:r>
              <w:t xml:space="preserve">    učitele;</w:t>
            </w:r>
          </w:p>
          <w:p w:rsidR="0006590A" w:rsidRDefault="0006590A">
            <w:r>
              <w:t xml:space="preserve"> -  je nepoužitelný pro </w:t>
            </w:r>
          </w:p>
          <w:p w:rsidR="0006590A" w:rsidRDefault="0006590A">
            <w:r>
              <w:t xml:space="preserve">    nepřehledné předlohy.</w:t>
            </w:r>
          </w:p>
          <w:p w:rsidR="0006590A" w:rsidRDefault="0006590A">
            <w:r>
              <w:t>-  někdy nedostatek místa pro</w:t>
            </w:r>
          </w:p>
          <w:p w:rsidR="0006590A" w:rsidRDefault="0006590A">
            <w:r>
              <w:t xml:space="preserve">    promítanou plochu</w:t>
            </w:r>
          </w:p>
          <w:p w:rsidR="0006590A" w:rsidRDefault="0006590A">
            <w:pPr>
              <w:jc w:val="left"/>
            </w:pPr>
            <w:r>
              <w:t xml:space="preserve">-  nutno zabezpečit alespoň </w:t>
            </w:r>
          </w:p>
          <w:p w:rsidR="0006590A" w:rsidRDefault="0006590A">
            <w:pPr>
              <w:jc w:val="left"/>
            </w:pPr>
            <w:r>
              <w:t xml:space="preserve">    minimální zatemnění    </w:t>
            </w:r>
          </w:p>
          <w:p w:rsidR="0006590A" w:rsidRDefault="0006590A">
            <w:pPr>
              <w:jc w:val="left"/>
            </w:pPr>
            <w:r>
              <w:t xml:space="preserve">    místnosti při projekci, zcela   </w:t>
            </w:r>
          </w:p>
          <w:p w:rsidR="0006590A" w:rsidRDefault="0006590A">
            <w:pPr>
              <w:jc w:val="left"/>
            </w:pPr>
            <w:r>
              <w:t xml:space="preserve">    nevhodná učebna, kde svítí  </w:t>
            </w:r>
          </w:p>
          <w:p w:rsidR="0006590A" w:rsidRDefault="0006590A">
            <w:pPr>
              <w:jc w:val="left"/>
            </w:pPr>
            <w:r>
              <w:t xml:space="preserve">    prudké sluneční světlo</w:t>
            </w:r>
          </w:p>
          <w:p w:rsidR="0006590A" w:rsidRDefault="0006590A">
            <w:pPr>
              <w:ind w:left="1080"/>
            </w:pPr>
          </w:p>
          <w:p w:rsidR="0006590A" w:rsidRDefault="0006590A">
            <w:pPr>
              <w:ind w:left="1080"/>
            </w:pPr>
          </w:p>
        </w:tc>
      </w:tr>
    </w:tbl>
    <w:p w:rsidR="0006590A" w:rsidRDefault="0006590A">
      <w:pPr>
        <w:pStyle w:val="Normln1"/>
      </w:pPr>
    </w:p>
    <w:p w:rsidR="0006590A" w:rsidRDefault="0006590A">
      <w:pPr>
        <w:pStyle w:val="Normln1"/>
      </w:pPr>
    </w:p>
    <w:p w:rsidR="0006590A" w:rsidRDefault="0006590A">
      <w:pPr>
        <w:pStyle w:val="Normln1"/>
      </w:pPr>
      <w:r>
        <w:rPr>
          <w:b/>
          <w:bCs/>
        </w:rPr>
        <w:t xml:space="preserve">Školní potřeby, </w:t>
      </w:r>
      <w:r>
        <w:t>definované jako „soubor drobných předmětů používaných při grafických proj</w:t>
      </w:r>
      <w:r>
        <w:t>e</w:t>
      </w:r>
      <w:r>
        <w:t>vech žáků a některé další předměty pro jejich učební činnost“. Jsou jimi sešity, psací potřeby, štětce, barvy, rýsovací potřeby, apod.</w:t>
      </w:r>
    </w:p>
    <w:p w:rsidR="0006590A" w:rsidRDefault="0006590A">
      <w:pPr>
        <w:pStyle w:val="Normln1"/>
        <w:rPr>
          <w:b/>
          <w:bCs/>
        </w:rPr>
      </w:pPr>
    </w:p>
    <w:p w:rsidR="0006590A" w:rsidRDefault="0006590A">
      <w:pPr>
        <w:pStyle w:val="Normln1"/>
      </w:pPr>
      <w:r>
        <w:rPr>
          <w:b/>
          <w:bCs/>
        </w:rPr>
        <w:t xml:space="preserve">Výukové prostory, tj. </w:t>
      </w:r>
      <w:r>
        <w:t>interiéry (popř. i exteriéry) sloužící didaktickým účelům, jako jsou odbo</w:t>
      </w:r>
      <w:r>
        <w:t>r</w:t>
      </w:r>
      <w:r>
        <w:t>ná učebna výpočetní techniky, dílny, laboratoř, tělocvična, klasické učebna…</w:t>
      </w:r>
    </w:p>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Pr>
        <w:pStyle w:val="Nadpis3"/>
        <w:rPr>
          <w:rFonts w:ascii="Arial" w:hAnsi="Arial" w:cs="Arial"/>
        </w:rPr>
      </w:pPr>
      <w:r>
        <w:br w:type="page"/>
      </w:r>
      <w:bookmarkStart w:id="34" w:name="_2.2__Vybrané_moderní didaktické tec"/>
      <w:bookmarkEnd w:id="34"/>
      <w:r>
        <w:rPr>
          <w:shd w:val="clear" w:color="auto" w:fill="003366"/>
        </w:rPr>
        <w:t>2.2  Vybrané moderní didaktické technické prostředky a didaktické náplně</w:t>
      </w:r>
      <w:r>
        <w:t xml:space="preserve">    </w:t>
      </w:r>
      <w:r>
        <w:rPr>
          <w:i/>
          <w:iCs/>
          <w:sz w:val="20"/>
          <w:szCs w:val="20"/>
        </w:rPr>
        <w:t xml:space="preserve">zpět na </w:t>
      </w:r>
      <w:hyperlink w:anchor="_Obsah:" w:history="1">
        <w:r>
          <w:rPr>
            <w:rStyle w:val="Hypertextovodkaz"/>
            <w:i/>
            <w:iCs/>
            <w:color w:val="auto"/>
            <w:sz w:val="20"/>
            <w:szCs w:val="20"/>
          </w:rPr>
          <w:t>obsah</w:t>
        </w:r>
      </w:hyperlink>
    </w:p>
    <w:p w:rsidR="0006590A" w:rsidRDefault="0006590A">
      <w:pPr>
        <w:pStyle w:val="Normln1"/>
      </w:pPr>
      <w:r>
        <w:rPr>
          <w:b/>
          <w:bCs/>
          <w:noProof/>
          <w:sz w:val="20"/>
        </w:rPr>
        <w:pict>
          <v:group id="_x0000_s1147" style="position:absolute;left:0;text-align:left;margin-left:0;margin-top:40.2pt;width:441pt;height:630pt;z-index:251646976" coordorigin="1985,3038" coordsize="8820,12694" wrapcoords="4335 -26 4298 1200 -37 1481 -37 3191 9955 3243 9955 3651 -37 3932 -37 7174 9955 7328 9955 7736 -37 7736 -37 9932 9955 10187 9955 10596 -37 10953 -37 14170 9955 14272 9955 15089 -37 15166 -37 17974 9955 18357 9955 18766 -37 18791 -37 21574 8853 21574 13886 21574 21637 21370 21637 19481 10249 19174 10249 18766 18441 18766 21637 18664 21637 14323 10249 14272 10249 13455 14878 13455 21637 13226 21637 11336 10249 11004 14180 11004 21637 10749 21637 6715 20939 6715 10249 6511 21637 6434 21637 3932 10249 3651 13482 3651 21637 3370 21637 1481 18110 1200 18110 -26 4335 -26">
            <v:shape id="_x0000_s1120" type="#_x0000_t202" style="position:absolute;left:3782;top:3038;width:5580;height:720">
              <v:fill color2="#e6e6e6" rotate="t" angle="-135" colors="0 white;4588f #e6e6e6;20972f #7d8496;30802f #e6e6e6;55706f #7d8496;1 #e6e6e6" method="none" focus="100%" type="gradient"/>
              <v:textbox style="mso-next-textbox:#_x0000_s1120">
                <w:txbxContent>
                  <w:p w:rsidR="0006590A" w:rsidRDefault="0006590A">
                    <w:pPr>
                      <w:pStyle w:val="Nadpis7"/>
                      <w:rPr>
                        <w:b/>
                        <w:bCs/>
                      </w:rPr>
                    </w:pPr>
                    <w:r>
                      <w:t xml:space="preserve">    </w:t>
                    </w:r>
                    <w:r>
                      <w:rPr>
                        <w:b/>
                        <w:bCs/>
                      </w:rPr>
                      <w:t>DIDAKTICKÉ TECHNICKÉ PROSTŘEDKY</w:t>
                    </w:r>
                  </w:p>
                </w:txbxContent>
              </v:textbox>
            </v:shape>
            <v:shape id="_x0000_s1121" type="#_x0000_t202" style="position:absolute;left:1985;top:3938;width:3600;height:973">
              <v:fill color2="#e6e6e6" rotate="t" angle="-135" colors="0 white;4588f #e6e6e6;20972f #7d8496;30802f #e6e6e6;55706f #7d8496;1 #e6e6e6" method="none" focus="100%" type="gradient"/>
              <v:textbox style="mso-next-textbox:#_x0000_s1121">
                <w:txbxContent>
                  <w:p w:rsidR="0006590A" w:rsidRDefault="0006590A">
                    <w:pPr>
                      <w:autoSpaceDE w:val="0"/>
                      <w:autoSpaceDN w:val="0"/>
                      <w:adjustRightInd w:val="0"/>
                      <w:jc w:val="center"/>
                      <w:rPr>
                        <w:b/>
                        <w:bCs/>
                        <w:sz w:val="22"/>
                        <w:szCs w:val="22"/>
                      </w:rPr>
                    </w:pPr>
                    <w:r>
                      <w:rPr>
                        <w:b/>
                        <w:bCs/>
                        <w:sz w:val="22"/>
                        <w:szCs w:val="22"/>
                      </w:rPr>
                      <w:t>DIDAKTICKÉ   NÁP</w:t>
                    </w:r>
                    <w:r>
                      <w:rPr>
                        <w:b/>
                        <w:bCs/>
                        <w:sz w:val="22"/>
                        <w:szCs w:val="22"/>
                      </w:rPr>
                      <w:t>L</w:t>
                    </w:r>
                    <w:r>
                      <w:rPr>
                        <w:b/>
                        <w:bCs/>
                        <w:sz w:val="22"/>
                        <w:szCs w:val="22"/>
                      </w:rPr>
                      <w:t>NĚ</w:t>
                    </w:r>
                  </w:p>
                  <w:p w:rsidR="0006590A" w:rsidRDefault="0006590A">
                    <w:pPr>
                      <w:autoSpaceDE w:val="0"/>
                      <w:autoSpaceDN w:val="0"/>
                      <w:adjustRightInd w:val="0"/>
                      <w:jc w:val="center"/>
                      <w:rPr>
                        <w:sz w:val="22"/>
                        <w:szCs w:val="22"/>
                      </w:rPr>
                    </w:pPr>
                    <w:r>
                      <w:rPr>
                        <w:sz w:val="22"/>
                        <w:szCs w:val="22"/>
                      </w:rPr>
                      <w:t>učební názorné pomůcky</w:t>
                    </w:r>
                  </w:p>
                </w:txbxContent>
              </v:textbox>
            </v:shape>
            <v:shape id="_x0000_s1122" type="#_x0000_t202" style="position:absolute;left:6665;top:3938;width:4140;height:1080" fillcolor="#e6dcac">
              <v:fill color2="#e6dcac" rotate="t" angle="-135" colors="0 #e6dcac;7864f #e6d78a;19661f #c7ac4c;29491f #e6d78a;50463f #c7ac4c;1 #e6dcac" method="none" focus="100%" type="gradient"/>
              <v:textbox style="mso-next-textbox:#_x0000_s1122">
                <w:txbxContent>
                  <w:p w:rsidR="0006590A" w:rsidRDefault="0006590A">
                    <w:pPr>
                      <w:pStyle w:val="Nadpis7"/>
                      <w:jc w:val="center"/>
                      <w:rPr>
                        <w:b/>
                        <w:bCs/>
                      </w:rPr>
                    </w:pPr>
                    <w:r>
                      <w:rPr>
                        <w:b/>
                        <w:bCs/>
                      </w:rPr>
                      <w:t>DIDAKTICKÁ TECHNIKA</w:t>
                    </w:r>
                  </w:p>
                  <w:p w:rsidR="0006590A" w:rsidRDefault="0006590A">
                    <w:pPr>
                      <w:autoSpaceDE w:val="0"/>
                      <w:autoSpaceDN w:val="0"/>
                      <w:adjustRightInd w:val="0"/>
                      <w:jc w:val="center"/>
                      <w:rPr>
                        <w:sz w:val="22"/>
                      </w:rPr>
                    </w:pPr>
                    <w:r>
                      <w:rPr>
                        <w:sz w:val="22"/>
                      </w:rPr>
                      <w:t>přístroje a pomůcky</w:t>
                    </w:r>
                  </w:p>
                  <w:p w:rsidR="0006590A" w:rsidRDefault="0006590A">
                    <w:pPr>
                      <w:jc w:val="center"/>
                    </w:pPr>
                  </w:p>
                </w:txbxContent>
              </v:textbox>
            </v:shape>
            <v:shape id="_x0000_s1123" type="#_x0000_t202" style="position:absolute;left:1985;top:5376;width:3600;height:1873">
              <v:fill color2="#e6e6e6" rotate="t" angle="-135" colors="0 white;4588f #e6e6e6;20972f #7d8496;30802f #e6e6e6;55706f #7d8496;1 #e6e6e6" method="none" focus="100%" type="gradient"/>
              <v:textbox style="mso-next-textbox:#_x0000_s1123">
                <w:txbxContent>
                  <w:p w:rsidR="0006590A" w:rsidRDefault="0006590A">
                    <w:pPr>
                      <w:pStyle w:val="Nadpis7"/>
                      <w:jc w:val="center"/>
                      <w:rPr>
                        <w:b/>
                        <w:bCs/>
                      </w:rPr>
                    </w:pPr>
                    <w:r>
                      <w:rPr>
                        <w:b/>
                        <w:bCs/>
                      </w:rPr>
                      <w:t>VIZUÁLNÍ</w:t>
                    </w:r>
                  </w:p>
                  <w:p w:rsidR="0006590A" w:rsidRDefault="0006590A">
                    <w:pPr>
                      <w:autoSpaceDE w:val="0"/>
                      <w:autoSpaceDN w:val="0"/>
                      <w:adjustRightInd w:val="0"/>
                      <w:jc w:val="center"/>
                      <w:rPr>
                        <w:b/>
                        <w:bCs/>
                        <w:sz w:val="22"/>
                      </w:rPr>
                    </w:pPr>
                    <w:r>
                      <w:rPr>
                        <w:b/>
                        <w:bCs/>
                        <w:sz w:val="22"/>
                      </w:rPr>
                      <w:t>NEPROMÍTANÉ</w:t>
                    </w:r>
                  </w:p>
                  <w:p w:rsidR="0006590A" w:rsidRDefault="0006590A">
                    <w:pPr>
                      <w:autoSpaceDE w:val="0"/>
                      <w:autoSpaceDN w:val="0"/>
                      <w:adjustRightInd w:val="0"/>
                      <w:jc w:val="center"/>
                      <w:rPr>
                        <w:sz w:val="22"/>
                      </w:rPr>
                    </w:pPr>
                    <w:r>
                      <w:rPr>
                        <w:sz w:val="22"/>
                      </w:rPr>
                      <w:t xml:space="preserve">obrazy připravované dopředu a </w:t>
                    </w:r>
                  </w:p>
                  <w:p w:rsidR="0006590A" w:rsidRDefault="0006590A">
                    <w:pPr>
                      <w:autoSpaceDE w:val="0"/>
                      <w:autoSpaceDN w:val="0"/>
                      <w:adjustRightInd w:val="0"/>
                      <w:jc w:val="center"/>
                      <w:rPr>
                        <w:sz w:val="22"/>
                      </w:rPr>
                    </w:pPr>
                    <w:r>
                      <w:rPr>
                        <w:sz w:val="22"/>
                      </w:rPr>
                      <w:t>vytvářené na tabulích,  nákresy,</w:t>
                    </w:r>
                  </w:p>
                  <w:p w:rsidR="0006590A" w:rsidRDefault="0006590A">
                    <w:pPr>
                      <w:autoSpaceDE w:val="0"/>
                      <w:autoSpaceDN w:val="0"/>
                      <w:adjustRightInd w:val="0"/>
                      <w:jc w:val="center"/>
                      <w:rPr>
                        <w:sz w:val="22"/>
                      </w:rPr>
                    </w:pPr>
                    <w:r>
                      <w:rPr>
                        <w:sz w:val="22"/>
                      </w:rPr>
                      <w:t xml:space="preserve"> náč</w:t>
                    </w:r>
                    <w:r>
                      <w:rPr>
                        <w:sz w:val="22"/>
                      </w:rPr>
                      <w:t>r</w:t>
                    </w:r>
                    <w:r>
                      <w:rPr>
                        <w:sz w:val="22"/>
                      </w:rPr>
                      <w:t>ty</w:t>
                    </w:r>
                  </w:p>
                  <w:p w:rsidR="0006590A" w:rsidRDefault="0006590A">
                    <w:pPr>
                      <w:jc w:val="center"/>
                    </w:pPr>
                  </w:p>
                </w:txbxContent>
              </v:textbox>
            </v:shape>
            <v:shape id="_x0000_s1124" type="#_x0000_t202" style="position:absolute;left:6665;top:5378;width:4140;height:1440" fillcolor="#e6dcac">
              <v:fill color2="#e6dcac" rotate="t" angle="-135" colors="0 #e6dcac;7864f #e6d78a;19661f #c7ac4c;29491f #e6d78a;50463f #c7ac4c;1 #e6dcac" method="none" focus="100%" type="gradient"/>
              <v:textbox style="mso-next-textbox:#_x0000_s1124">
                <w:txbxContent>
                  <w:p w:rsidR="0006590A" w:rsidRDefault="0006590A">
                    <w:pPr>
                      <w:autoSpaceDE w:val="0"/>
                      <w:autoSpaceDN w:val="0"/>
                      <w:adjustRightInd w:val="0"/>
                      <w:jc w:val="center"/>
                      <w:rPr>
                        <w:b/>
                        <w:bCs/>
                        <w:sz w:val="22"/>
                      </w:rPr>
                    </w:pPr>
                    <w:r>
                      <w:rPr>
                        <w:b/>
                        <w:bCs/>
                        <w:sz w:val="22"/>
                      </w:rPr>
                      <w:t>TABULE</w:t>
                    </w:r>
                  </w:p>
                  <w:p w:rsidR="0006590A" w:rsidRDefault="0006590A">
                    <w:pPr>
                      <w:autoSpaceDE w:val="0"/>
                      <w:autoSpaceDN w:val="0"/>
                      <w:adjustRightInd w:val="0"/>
                      <w:jc w:val="center"/>
                      <w:rPr>
                        <w:sz w:val="22"/>
                      </w:rPr>
                    </w:pPr>
                    <w:r>
                      <w:rPr>
                        <w:sz w:val="22"/>
                      </w:rPr>
                      <w:t>Deskové nepohyblivé a posuvné, dírk</w:t>
                    </w:r>
                    <w:r>
                      <w:rPr>
                        <w:sz w:val="22"/>
                      </w:rPr>
                      <w:t>o</w:t>
                    </w:r>
                    <w:r>
                      <w:rPr>
                        <w:sz w:val="22"/>
                      </w:rPr>
                      <w:t>vé, blokové, magnetické, flanelové,  korkové, plexisklové, fóliové, elektrické, listové,</w:t>
                    </w:r>
                  </w:p>
                  <w:p w:rsidR="0006590A" w:rsidRDefault="0006590A">
                    <w:pPr>
                      <w:autoSpaceDE w:val="0"/>
                      <w:autoSpaceDN w:val="0"/>
                      <w:adjustRightInd w:val="0"/>
                      <w:jc w:val="center"/>
                      <w:rPr>
                        <w:sz w:val="22"/>
                      </w:rPr>
                    </w:pPr>
                    <w:r>
                      <w:rPr>
                        <w:sz w:val="22"/>
                      </w:rPr>
                      <w:t>plastové, typu Flip Chart, aj…</w:t>
                    </w:r>
                  </w:p>
                  <w:p w:rsidR="0006590A" w:rsidRDefault="0006590A">
                    <w:pPr>
                      <w:autoSpaceDE w:val="0"/>
                      <w:autoSpaceDN w:val="0"/>
                      <w:adjustRightInd w:val="0"/>
                      <w:rPr>
                        <w:sz w:val="22"/>
                      </w:rPr>
                    </w:pPr>
                  </w:p>
                  <w:p w:rsidR="0006590A" w:rsidRDefault="0006590A">
                    <w:pPr>
                      <w:autoSpaceDE w:val="0"/>
                      <w:autoSpaceDN w:val="0"/>
                      <w:adjustRightInd w:val="0"/>
                      <w:rPr>
                        <w:sz w:val="22"/>
                      </w:rPr>
                    </w:pPr>
                  </w:p>
                  <w:p w:rsidR="0006590A" w:rsidRDefault="0006590A">
                    <w:r>
                      <w:t xml:space="preserve">  </w:t>
                    </w:r>
                  </w:p>
                </w:txbxContent>
              </v:textbox>
            </v:shape>
            <v:shape id="_x0000_s1125" type="#_x0000_t202" style="position:absolute;left:1985;top:7610;width:3600;height:1260">
              <v:fill color2="#e6e6e6" rotate="t" angle="-135" colors="0 white;4588f #e6e6e6;20972f #7d8496;30802f #e6e6e6;55706f #7d8496;1 #e6e6e6" method="none" focus="100%" type="gradient"/>
              <v:textbox style="mso-next-textbox:#_x0000_s1125">
                <w:txbxContent>
                  <w:p w:rsidR="0006590A" w:rsidRDefault="0006590A">
                    <w:pPr>
                      <w:autoSpaceDE w:val="0"/>
                      <w:autoSpaceDN w:val="0"/>
                      <w:adjustRightInd w:val="0"/>
                      <w:jc w:val="center"/>
                      <w:rPr>
                        <w:b/>
                        <w:bCs/>
                        <w:sz w:val="22"/>
                      </w:rPr>
                    </w:pPr>
                    <w:r>
                      <w:rPr>
                        <w:b/>
                        <w:bCs/>
                        <w:sz w:val="22"/>
                      </w:rPr>
                      <w:t>VIZUÁLNÍ PROMÍTANÉ</w:t>
                    </w:r>
                  </w:p>
                  <w:p w:rsidR="0006590A" w:rsidRDefault="0006590A">
                    <w:pPr>
                      <w:autoSpaceDE w:val="0"/>
                      <w:autoSpaceDN w:val="0"/>
                      <w:adjustRightInd w:val="0"/>
                      <w:jc w:val="center"/>
                      <w:rPr>
                        <w:sz w:val="22"/>
                      </w:rPr>
                    </w:pPr>
                    <w:r>
                      <w:rPr>
                        <w:sz w:val="22"/>
                      </w:rPr>
                      <w:t>diaobraz, epiobraz, průsvitka (slide), mikrofiš, mikr</w:t>
                    </w:r>
                    <w:r>
                      <w:rPr>
                        <w:sz w:val="22"/>
                      </w:rPr>
                      <w:t>o</w:t>
                    </w:r>
                    <w:r>
                      <w:rPr>
                        <w:sz w:val="22"/>
                      </w:rPr>
                      <w:t>preparát, paměťové karty a jiné nos</w:t>
                    </w:r>
                    <w:r>
                      <w:rPr>
                        <w:sz w:val="22"/>
                      </w:rPr>
                      <w:t>i</w:t>
                    </w:r>
                    <w:r>
                      <w:rPr>
                        <w:sz w:val="22"/>
                      </w:rPr>
                      <w:t>če</w:t>
                    </w:r>
                  </w:p>
                </w:txbxContent>
              </v:textbox>
            </v:shape>
            <v:shape id="_x0000_s1126" type="#_x0000_t202" style="position:absolute;left:6845;top:7014;width:3960;height:2340" fillcolor="#e6dcac">
              <v:fill color2="#e6dcac" rotate="t" angle="-135" colors="0 #e6dcac;7864f #e6d78a;19661f #c7ac4c;29491f #e6d78a;50463f #c7ac4c;1 #e6dcac" method="none" focus="100%" type="gradient"/>
              <v:textbox style="mso-next-textbox:#_x0000_s1126">
                <w:txbxContent>
                  <w:p w:rsidR="0006590A" w:rsidRDefault="0006590A">
                    <w:pPr>
                      <w:pStyle w:val="Nadpis7"/>
                      <w:jc w:val="center"/>
                      <w:rPr>
                        <w:b/>
                        <w:bCs/>
                      </w:rPr>
                    </w:pPr>
                    <w:r>
                      <w:rPr>
                        <w:b/>
                        <w:bCs/>
                      </w:rPr>
                      <w:t>OPTICKÉ</w:t>
                    </w:r>
                  </w:p>
                  <w:p w:rsidR="0006590A" w:rsidRDefault="0006590A">
                    <w:pPr>
                      <w:autoSpaceDE w:val="0"/>
                      <w:autoSpaceDN w:val="0"/>
                      <w:adjustRightInd w:val="0"/>
                      <w:jc w:val="center"/>
                      <w:rPr>
                        <w:sz w:val="22"/>
                      </w:rPr>
                    </w:pPr>
                    <w:r>
                      <w:rPr>
                        <w:sz w:val="22"/>
                      </w:rPr>
                      <w:t>diaprojektor, epiprojektor, zpětný</w:t>
                    </w:r>
                  </w:p>
                  <w:p w:rsidR="0006590A" w:rsidRDefault="0006590A">
                    <w:pPr>
                      <w:autoSpaceDE w:val="0"/>
                      <w:autoSpaceDN w:val="0"/>
                      <w:adjustRightInd w:val="0"/>
                      <w:jc w:val="center"/>
                      <w:rPr>
                        <w:sz w:val="22"/>
                      </w:rPr>
                    </w:pPr>
                    <w:r>
                      <w:rPr>
                        <w:sz w:val="22"/>
                      </w:rPr>
                      <w:t>projektor, mikroprojektor, filmový</w:t>
                    </w:r>
                  </w:p>
                  <w:p w:rsidR="0006590A" w:rsidRDefault="0006590A">
                    <w:pPr>
                      <w:autoSpaceDE w:val="0"/>
                      <w:autoSpaceDN w:val="0"/>
                      <w:adjustRightInd w:val="0"/>
                      <w:jc w:val="center"/>
                      <w:rPr>
                        <w:sz w:val="22"/>
                      </w:rPr>
                    </w:pPr>
                    <w:r>
                      <w:rPr>
                        <w:sz w:val="22"/>
                      </w:rPr>
                      <w:t>projektor  bez zvuku, LCD  panel,</w:t>
                    </w:r>
                  </w:p>
                  <w:p w:rsidR="0006590A" w:rsidRDefault="0006590A">
                    <w:pPr>
                      <w:autoSpaceDE w:val="0"/>
                      <w:autoSpaceDN w:val="0"/>
                      <w:adjustRightInd w:val="0"/>
                      <w:jc w:val="center"/>
                      <w:rPr>
                        <w:sz w:val="22"/>
                      </w:rPr>
                    </w:pPr>
                    <w:r>
                      <w:rPr>
                        <w:sz w:val="22"/>
                      </w:rPr>
                      <w:t>dataprojektor, CD, DVD nosič,</w:t>
                    </w:r>
                  </w:p>
                  <w:p w:rsidR="0006590A" w:rsidRDefault="0006590A">
                    <w:pPr>
                      <w:autoSpaceDE w:val="0"/>
                      <w:autoSpaceDN w:val="0"/>
                      <w:adjustRightInd w:val="0"/>
                      <w:jc w:val="center"/>
                      <w:rPr>
                        <w:sz w:val="22"/>
                      </w:rPr>
                    </w:pPr>
                    <w:r>
                      <w:rPr>
                        <w:sz w:val="22"/>
                      </w:rPr>
                      <w:t>vizualizér, projekční plochy, interaktivní</w:t>
                    </w:r>
                  </w:p>
                  <w:p w:rsidR="0006590A" w:rsidRDefault="0006590A">
                    <w:pPr>
                      <w:autoSpaceDE w:val="0"/>
                      <w:autoSpaceDN w:val="0"/>
                      <w:adjustRightInd w:val="0"/>
                      <w:jc w:val="center"/>
                      <w:rPr>
                        <w:sz w:val="22"/>
                      </w:rPr>
                    </w:pPr>
                    <w:r>
                      <w:rPr>
                        <w:sz w:val="22"/>
                      </w:rPr>
                      <w:t>tabule, digitální fotoapatrát</w:t>
                    </w:r>
                  </w:p>
                  <w:p w:rsidR="0006590A" w:rsidRDefault="0006590A">
                    <w:pPr>
                      <w:jc w:val="center"/>
                      <w:rPr>
                        <w:sz w:val="22"/>
                      </w:rPr>
                    </w:pPr>
                  </w:p>
                </w:txbxContent>
              </v:textbox>
            </v:shape>
            <v:shape id="_x0000_s1127" type="#_x0000_t202" style="position:absolute;left:1985;top:9500;width:3600;height:1873">
              <v:fill color2="#e6e6e6" rotate="t" angle="-135" colors="0 white;4588f #e6e6e6;20972f #7d8496;30802f #e6e6e6;55706f #7d8496;1 #e6e6e6" method="none" focus="100%" type="gradient"/>
              <v:textbox style="mso-next-textbox:#_x0000_s1127">
                <w:txbxContent>
                  <w:p w:rsidR="0006590A" w:rsidRDefault="0006590A">
                    <w:pPr>
                      <w:pStyle w:val="Nadpis7"/>
                      <w:jc w:val="center"/>
                      <w:rPr>
                        <w:b/>
                        <w:bCs/>
                      </w:rPr>
                    </w:pPr>
                    <w:r>
                      <w:rPr>
                        <w:b/>
                        <w:bCs/>
                      </w:rPr>
                      <w:t>AUDITIVNÍ</w:t>
                    </w:r>
                  </w:p>
                  <w:p w:rsidR="0006590A" w:rsidRDefault="0006590A">
                    <w:pPr>
                      <w:autoSpaceDE w:val="0"/>
                      <w:autoSpaceDN w:val="0"/>
                      <w:adjustRightInd w:val="0"/>
                      <w:jc w:val="center"/>
                      <w:rPr>
                        <w:sz w:val="22"/>
                      </w:rPr>
                    </w:pPr>
                    <w:r>
                      <w:rPr>
                        <w:sz w:val="22"/>
                      </w:rPr>
                      <w:t>nahrávka na  magnetofonové pá</w:t>
                    </w:r>
                    <w:r>
                      <w:rPr>
                        <w:sz w:val="22"/>
                      </w:rPr>
                      <w:t>s</w:t>
                    </w:r>
                    <w:r>
                      <w:rPr>
                        <w:sz w:val="22"/>
                      </w:rPr>
                      <w:t>ce, VHS kazetě, nosiči DVD a CD,</w:t>
                    </w:r>
                  </w:p>
                  <w:p w:rsidR="0006590A" w:rsidRDefault="0006590A">
                    <w:pPr>
                      <w:autoSpaceDE w:val="0"/>
                      <w:autoSpaceDN w:val="0"/>
                      <w:adjustRightInd w:val="0"/>
                      <w:jc w:val="center"/>
                      <w:rPr>
                        <w:sz w:val="22"/>
                      </w:rPr>
                    </w:pPr>
                    <w:r>
                      <w:rPr>
                        <w:sz w:val="22"/>
                      </w:rPr>
                      <w:t>USB Flash disk, SD, XDkarta,</w:t>
                    </w:r>
                  </w:p>
                  <w:p w:rsidR="0006590A" w:rsidRDefault="0006590A">
                    <w:pPr>
                      <w:autoSpaceDE w:val="0"/>
                      <w:autoSpaceDN w:val="0"/>
                      <w:adjustRightInd w:val="0"/>
                      <w:jc w:val="center"/>
                      <w:rPr>
                        <w:sz w:val="22"/>
                      </w:rPr>
                    </w:pPr>
                    <w:r>
                      <w:rPr>
                        <w:sz w:val="22"/>
                      </w:rPr>
                      <w:t>jiné paměťové karty, LP deska</w:t>
                    </w:r>
                  </w:p>
                </w:txbxContent>
              </v:textbox>
            </v:shape>
            <v:shape id="_x0000_s1128" type="#_x0000_t202" style="position:absolute;left:6845;top:9730;width:3960;height:1080;mso-wrap-style:tight" fillcolor="#e6dcac">
              <v:fill color2="#e6dcac" rotate="t" angle="-135" colors="0 #e6dcac;7864f #e6d78a;19661f #c7ac4c;29491f #e6d78a;50463f #c7ac4c;1 #e6dcac" method="none" focus="100%" type="gradient"/>
              <v:textbox style="mso-next-textbox:#_x0000_s1128">
                <w:txbxContent>
                  <w:p w:rsidR="0006590A" w:rsidRDefault="0006590A">
                    <w:pPr>
                      <w:autoSpaceDE w:val="0"/>
                      <w:autoSpaceDN w:val="0"/>
                      <w:adjustRightInd w:val="0"/>
                      <w:jc w:val="center"/>
                      <w:rPr>
                        <w:b/>
                        <w:bCs/>
                        <w:sz w:val="22"/>
                      </w:rPr>
                    </w:pPr>
                    <w:r>
                      <w:rPr>
                        <w:b/>
                        <w:bCs/>
                        <w:sz w:val="22"/>
                      </w:rPr>
                      <w:t>AKUSTICKÉ</w:t>
                    </w:r>
                  </w:p>
                  <w:p w:rsidR="0006590A" w:rsidRDefault="0006590A">
                    <w:pPr>
                      <w:autoSpaceDE w:val="0"/>
                      <w:autoSpaceDN w:val="0"/>
                      <w:adjustRightInd w:val="0"/>
                      <w:jc w:val="center"/>
                      <w:rPr>
                        <w:sz w:val="22"/>
                      </w:rPr>
                    </w:pPr>
                    <w:r>
                      <w:rPr>
                        <w:sz w:val="22"/>
                      </w:rPr>
                      <w:t>gramofon, CD přehrávač, rozhlas</w:t>
                    </w:r>
                  </w:p>
                  <w:p w:rsidR="0006590A" w:rsidRDefault="0006590A">
                    <w:pPr>
                      <w:autoSpaceDE w:val="0"/>
                      <w:autoSpaceDN w:val="0"/>
                      <w:adjustRightInd w:val="0"/>
                      <w:jc w:val="center"/>
                      <w:rPr>
                        <w:sz w:val="22"/>
                      </w:rPr>
                    </w:pPr>
                    <w:r>
                      <w:rPr>
                        <w:sz w:val="22"/>
                      </w:rPr>
                      <w:t>magnetofon, multimediální  počítač</w:t>
                    </w:r>
                  </w:p>
                  <w:p w:rsidR="0006590A" w:rsidRDefault="0006590A">
                    <w:pPr>
                      <w:rPr>
                        <w:sz w:val="22"/>
                      </w:rPr>
                    </w:pPr>
                    <w:r>
                      <w:rPr>
                        <w:sz w:val="22"/>
                      </w:rPr>
                      <w:t xml:space="preserve"> </w:t>
                    </w:r>
                  </w:p>
                </w:txbxContent>
              </v:textbox>
            </v:shape>
            <v:shape id="_x0000_s1129" type="#_x0000_t202" style="position:absolute;left:1985;top:11980;width:3600;height:1620">
              <v:fill color2="#e6e6e6" rotate="t" angle="-135" colors="0 white;4588f #e6e6e6;20972f #7d8496;30802f #e6e6e6;55706f #7d8496;1 #e6e6e6" method="none" focus="100%" type="gradient"/>
              <v:textbox style="mso-next-textbox:#_x0000_s1129">
                <w:txbxContent>
                  <w:p w:rsidR="0006590A" w:rsidRDefault="0006590A">
                    <w:pPr>
                      <w:pStyle w:val="Nadpis7"/>
                      <w:jc w:val="center"/>
                      <w:rPr>
                        <w:b/>
                        <w:bCs/>
                      </w:rPr>
                    </w:pPr>
                    <w:r>
                      <w:rPr>
                        <w:b/>
                        <w:bCs/>
                      </w:rPr>
                      <w:t>AUDIOVIZUÁLNÍ</w:t>
                    </w:r>
                  </w:p>
                  <w:p w:rsidR="0006590A" w:rsidRDefault="0006590A">
                    <w:pPr>
                      <w:autoSpaceDE w:val="0"/>
                      <w:autoSpaceDN w:val="0"/>
                      <w:adjustRightInd w:val="0"/>
                      <w:jc w:val="center"/>
                      <w:rPr>
                        <w:sz w:val="22"/>
                      </w:rPr>
                    </w:pPr>
                    <w:r>
                      <w:rPr>
                        <w:sz w:val="22"/>
                      </w:rPr>
                      <w:t>diafon ( zastaralé), TV a fi</w:t>
                    </w:r>
                    <w:r>
                      <w:rPr>
                        <w:sz w:val="22"/>
                      </w:rPr>
                      <w:t>l</w:t>
                    </w:r>
                    <w:r>
                      <w:rPr>
                        <w:sz w:val="22"/>
                      </w:rPr>
                      <w:t>mový, záznam obrazu a zv</w:t>
                    </w:r>
                    <w:r>
                      <w:rPr>
                        <w:sz w:val="22"/>
                      </w:rPr>
                      <w:t>u</w:t>
                    </w:r>
                    <w:r>
                      <w:rPr>
                        <w:sz w:val="22"/>
                      </w:rPr>
                      <w:t>ku, VHS, CD</w:t>
                    </w:r>
                  </w:p>
                  <w:p w:rsidR="0006590A" w:rsidRDefault="0006590A">
                    <w:pPr>
                      <w:autoSpaceDE w:val="0"/>
                      <w:autoSpaceDN w:val="0"/>
                      <w:adjustRightInd w:val="0"/>
                      <w:jc w:val="center"/>
                    </w:pPr>
                    <w:r>
                      <w:rPr>
                        <w:sz w:val="22"/>
                      </w:rPr>
                      <w:t xml:space="preserve"> a DVD záznam, i-učebnice</w:t>
                    </w:r>
                    <w:r>
                      <w:rPr>
                        <w:sz w:val="22"/>
                        <w:vertAlign w:val="superscript"/>
                      </w:rPr>
                      <w:sym w:font="Symbol" w:char="F0D3"/>
                    </w:r>
                  </w:p>
                </w:txbxContent>
              </v:textbox>
            </v:shape>
            <v:shape id="_x0000_s1130" type="#_x0000_t202" style="position:absolute;left:6845;top:11489;width:3960;height:2520;mso-wrap-style:tight" fillcolor="#e6dcac">
              <v:fill color2="#e6dcac" rotate="t" angle="-135" colors="0 #e6dcac;7864f #e6d78a;19661f #c7ac4c;29491f #e6d78a;50463f #c7ac4c;1 #e6dcac" method="none" focus="100%" type="gradient"/>
              <v:textbox style="mso-next-textbox:#_x0000_s1130">
                <w:txbxContent>
                  <w:p w:rsidR="0006590A" w:rsidRDefault="0006590A">
                    <w:pPr>
                      <w:pStyle w:val="Nadpis7"/>
                      <w:jc w:val="center"/>
                      <w:rPr>
                        <w:b/>
                        <w:bCs/>
                      </w:rPr>
                    </w:pPr>
                    <w:r>
                      <w:rPr>
                        <w:b/>
                        <w:bCs/>
                      </w:rPr>
                      <w:t>OPTICKO -  AKUSTICKÉ</w:t>
                    </w:r>
                  </w:p>
                  <w:p w:rsidR="0006590A" w:rsidRDefault="0006590A">
                    <w:pPr>
                      <w:autoSpaceDE w:val="0"/>
                      <w:autoSpaceDN w:val="0"/>
                      <w:adjustRightInd w:val="0"/>
                      <w:jc w:val="center"/>
                      <w:rPr>
                        <w:sz w:val="22"/>
                      </w:rPr>
                    </w:pPr>
                    <w:r>
                      <w:rPr>
                        <w:sz w:val="22"/>
                      </w:rPr>
                      <w:t>prostředky statické a   dynamické</w:t>
                    </w:r>
                  </w:p>
                  <w:p w:rsidR="0006590A" w:rsidRDefault="0006590A">
                    <w:pPr>
                      <w:autoSpaceDE w:val="0"/>
                      <w:autoSpaceDN w:val="0"/>
                      <w:adjustRightInd w:val="0"/>
                      <w:jc w:val="center"/>
                      <w:rPr>
                        <w:sz w:val="22"/>
                      </w:rPr>
                    </w:pPr>
                    <w:r>
                      <w:rPr>
                        <w:sz w:val="22"/>
                      </w:rPr>
                      <w:t>projekce : diaprojektor, magnetofon,</w:t>
                    </w:r>
                  </w:p>
                  <w:p w:rsidR="0006590A" w:rsidRDefault="0006590A">
                    <w:pPr>
                      <w:autoSpaceDE w:val="0"/>
                      <w:autoSpaceDN w:val="0"/>
                      <w:adjustRightInd w:val="0"/>
                      <w:jc w:val="center"/>
                      <w:rPr>
                        <w:sz w:val="22"/>
                      </w:rPr>
                    </w:pPr>
                    <w:r>
                      <w:rPr>
                        <w:sz w:val="22"/>
                      </w:rPr>
                      <w:t>diafonová soustava (synchronizátor),</w:t>
                    </w:r>
                  </w:p>
                  <w:p w:rsidR="0006590A" w:rsidRDefault="0006590A">
                    <w:pPr>
                      <w:autoSpaceDE w:val="0"/>
                      <w:autoSpaceDN w:val="0"/>
                      <w:adjustRightInd w:val="0"/>
                      <w:jc w:val="center"/>
                      <w:rPr>
                        <w:sz w:val="22"/>
                      </w:rPr>
                    </w:pPr>
                    <w:r>
                      <w:rPr>
                        <w:sz w:val="22"/>
                      </w:rPr>
                      <w:t>zvukový  filmový projektor, TV</w:t>
                    </w:r>
                  </w:p>
                  <w:p w:rsidR="0006590A" w:rsidRDefault="0006590A">
                    <w:pPr>
                      <w:autoSpaceDE w:val="0"/>
                      <w:autoSpaceDN w:val="0"/>
                      <w:adjustRightInd w:val="0"/>
                      <w:jc w:val="center"/>
                      <w:rPr>
                        <w:sz w:val="22"/>
                      </w:rPr>
                    </w:pPr>
                    <w:r>
                      <w:rPr>
                        <w:sz w:val="22"/>
                      </w:rPr>
                      <w:t>technika, VHS recorder a přehrávač,</w:t>
                    </w:r>
                  </w:p>
                  <w:p w:rsidR="0006590A" w:rsidRDefault="0006590A">
                    <w:pPr>
                      <w:autoSpaceDE w:val="0"/>
                      <w:autoSpaceDN w:val="0"/>
                      <w:adjustRightInd w:val="0"/>
                      <w:jc w:val="center"/>
                      <w:rPr>
                        <w:sz w:val="22"/>
                      </w:rPr>
                    </w:pPr>
                    <w:r>
                      <w:rPr>
                        <w:sz w:val="22"/>
                      </w:rPr>
                      <w:t>dataprojektor,  multimediální  počítač,</w:t>
                    </w:r>
                  </w:p>
                  <w:p w:rsidR="0006590A" w:rsidRDefault="0006590A">
                    <w:pPr>
                      <w:autoSpaceDE w:val="0"/>
                      <w:autoSpaceDN w:val="0"/>
                      <w:adjustRightInd w:val="0"/>
                      <w:jc w:val="center"/>
                      <w:rPr>
                        <w:sz w:val="22"/>
                      </w:rPr>
                    </w:pPr>
                    <w:r>
                      <w:rPr>
                        <w:sz w:val="22"/>
                      </w:rPr>
                      <w:t>VHS, web a digitální kamery</w:t>
                    </w:r>
                  </w:p>
                  <w:p w:rsidR="0006590A" w:rsidRDefault="0006590A">
                    <w:r>
                      <w:t xml:space="preserve"> </w:t>
                    </w:r>
                  </w:p>
                </w:txbxContent>
              </v:textbox>
            </v:shape>
            <v:shape id="_x0000_s1131" type="#_x0000_t202" style="position:absolute;left:1985;top:14112;width:3600;height:1620">
              <v:fill color2="#e6e6e6" rotate="t" angle="-135" colors="0 white;4588f #e6e6e6;20972f #7d8496;30802f #e6e6e6;55706f #7d8496;1 #e6e6e6" method="none" focus="100%" type="gradient"/>
              <v:textbox style="mso-next-textbox:#_x0000_s1131">
                <w:txbxContent>
                  <w:p w:rsidR="0006590A" w:rsidRDefault="0006590A">
                    <w:pPr>
                      <w:pStyle w:val="Nadpis7"/>
                      <w:jc w:val="center"/>
                      <w:rPr>
                        <w:b/>
                        <w:bCs/>
                        <w:sz w:val="22"/>
                        <w:szCs w:val="22"/>
                      </w:rPr>
                    </w:pPr>
                    <w:r>
                      <w:rPr>
                        <w:b/>
                        <w:bCs/>
                        <w:sz w:val="22"/>
                        <w:szCs w:val="22"/>
                      </w:rPr>
                      <w:t>SPECIÁLNÍ  PROGRAMY</w:t>
                    </w:r>
                  </w:p>
                  <w:p w:rsidR="0006590A" w:rsidRDefault="0006590A">
                    <w:pPr>
                      <w:autoSpaceDE w:val="0"/>
                      <w:autoSpaceDN w:val="0"/>
                      <w:adjustRightInd w:val="0"/>
                      <w:jc w:val="center"/>
                      <w:rPr>
                        <w:sz w:val="22"/>
                        <w:szCs w:val="22"/>
                      </w:rPr>
                    </w:pPr>
                    <w:r>
                      <w:rPr>
                        <w:sz w:val="22"/>
                        <w:szCs w:val="22"/>
                      </w:rPr>
                      <w:t>Software -  systémový</w:t>
                    </w:r>
                  </w:p>
                  <w:p w:rsidR="0006590A" w:rsidRDefault="0006590A">
                    <w:pPr>
                      <w:autoSpaceDE w:val="0"/>
                      <w:autoSpaceDN w:val="0"/>
                      <w:adjustRightInd w:val="0"/>
                      <w:jc w:val="center"/>
                      <w:rPr>
                        <w:sz w:val="22"/>
                        <w:szCs w:val="22"/>
                      </w:rPr>
                    </w:pPr>
                    <w:r>
                      <w:rPr>
                        <w:sz w:val="22"/>
                        <w:szCs w:val="22"/>
                      </w:rPr>
                      <w:t xml:space="preserve">aplikační výukový  - didaktické  </w:t>
                    </w:r>
                  </w:p>
                  <w:p w:rsidR="0006590A" w:rsidRDefault="0006590A">
                    <w:pPr>
                      <w:autoSpaceDE w:val="0"/>
                      <w:autoSpaceDN w:val="0"/>
                      <w:adjustRightInd w:val="0"/>
                      <w:jc w:val="center"/>
                      <w:rPr>
                        <w:sz w:val="22"/>
                        <w:szCs w:val="22"/>
                      </w:rPr>
                    </w:pPr>
                    <w:r>
                      <w:rPr>
                        <w:sz w:val="22"/>
                        <w:szCs w:val="22"/>
                      </w:rPr>
                      <w:t>náp</w:t>
                    </w:r>
                    <w:r>
                      <w:rPr>
                        <w:sz w:val="22"/>
                        <w:szCs w:val="22"/>
                      </w:rPr>
                      <w:t>l</w:t>
                    </w:r>
                    <w:r>
                      <w:rPr>
                        <w:sz w:val="22"/>
                        <w:szCs w:val="22"/>
                      </w:rPr>
                      <w:t>ně</w:t>
                    </w:r>
                  </w:p>
                  <w:p w:rsidR="0006590A" w:rsidRDefault="0006590A">
                    <w:pPr>
                      <w:autoSpaceDE w:val="0"/>
                      <w:autoSpaceDN w:val="0"/>
                      <w:adjustRightInd w:val="0"/>
                      <w:rPr>
                        <w:sz w:val="22"/>
                      </w:rPr>
                    </w:pPr>
                  </w:p>
                </w:txbxContent>
              </v:textbox>
            </v:shape>
            <v:shape id="_x0000_s1132" type="#_x0000_t202" style="position:absolute;left:6845;top:14521;width:3960;height:1080" fillcolor="#e6dcac">
              <v:fill color2="#e6dcac" rotate="t" angle="-135" colors="0 #e6dcac;7864f #e6d78a;19661f #c7ac4c;29491f #e6d78a;50463f #c7ac4c;1 #e6dcac" method="none" focus="100%" type="gradient"/>
              <v:textbox style="mso-next-textbox:#_x0000_s1132">
                <w:txbxContent>
                  <w:p w:rsidR="0006590A" w:rsidRDefault="0006590A">
                    <w:pPr>
                      <w:autoSpaceDE w:val="0"/>
                      <w:autoSpaceDN w:val="0"/>
                      <w:adjustRightInd w:val="0"/>
                      <w:jc w:val="center"/>
                      <w:rPr>
                        <w:b/>
                        <w:bCs/>
                      </w:rPr>
                    </w:pPr>
                    <w:r>
                      <w:rPr>
                        <w:b/>
                        <w:bCs/>
                      </w:rPr>
                      <w:t>MODERNÍ VÝUKOVÉ PR</w:t>
                    </w:r>
                    <w:r>
                      <w:rPr>
                        <w:b/>
                        <w:bCs/>
                      </w:rPr>
                      <w:t>O</w:t>
                    </w:r>
                    <w:r>
                      <w:rPr>
                        <w:b/>
                        <w:bCs/>
                      </w:rPr>
                      <w:t xml:space="preserve">STŘEDKY </w:t>
                    </w:r>
                  </w:p>
                  <w:p w:rsidR="0006590A" w:rsidRDefault="0006590A">
                    <w:pPr>
                      <w:autoSpaceDE w:val="0"/>
                      <w:autoSpaceDN w:val="0"/>
                      <w:adjustRightInd w:val="0"/>
                      <w:jc w:val="center"/>
                      <w:rPr>
                        <w:b/>
                        <w:bCs/>
                        <w:sz w:val="22"/>
                        <w:szCs w:val="22"/>
                      </w:rPr>
                    </w:pPr>
                    <w:r>
                      <w:t>multimédiální počítač a periferie</w:t>
                    </w:r>
                  </w:p>
                  <w:p w:rsidR="0006590A" w:rsidRDefault="0006590A">
                    <w:pPr>
                      <w:pStyle w:val="Zhlav"/>
                      <w:tabs>
                        <w:tab w:val="clear" w:pos="4536"/>
                        <w:tab w:val="clear" w:pos="9072"/>
                      </w:tabs>
                      <w:autoSpaceDE w:val="0"/>
                      <w:autoSpaceDN w:val="0"/>
                      <w:adjustRightInd w:val="0"/>
                      <w:jc w:val="center"/>
                      <w:rPr>
                        <w:sz w:val="22"/>
                        <w:szCs w:val="22"/>
                      </w:rPr>
                    </w:pPr>
                  </w:p>
                  <w:p w:rsidR="0006590A" w:rsidRDefault="0006590A">
                    <w:r>
                      <w:t xml:space="preserve"> </w:t>
                    </w:r>
                  </w:p>
                </w:txbxContent>
              </v:textbox>
            </v:shape>
            <v:line id="_x0000_s1138" style="position:absolute" from="6125,3758" to="6125,15098" wrapcoords="0 3 0 722 6 722 6 3 0 3" strokecolor="#f60" strokeweight="3.75pt"/>
            <v:line id="_x0000_s1141" style="position:absolute" from="5585,4481" to="6665,4481" wrapcoords="0 0 0 2 75 2 75 0 0 0" strokecolor="#f60" strokeweight="2.25pt"/>
            <v:line id="_x0000_s1142" style="position:absolute" from="5585,6278" to="6665,6278" wrapcoords="0 0 0 2 75 2 75 0 0 0" strokecolor="#f60" strokeweight="2.25pt"/>
            <v:line id="_x0000_s1143" style="position:absolute" from="5585,8274" to="6845,8274" wrapcoords="0 0 0 2 87 2 87 0 0 0" strokecolor="#f60" strokeweight="2.25pt"/>
            <v:line id="_x0000_s1144" style="position:absolute" from="5585,10090" to="6845,10090" wrapcoords="0 0 0 2 87 2 87 0 0 0" strokecolor="#f60" strokeweight="2.25pt"/>
            <v:line id="_x0000_s1145" style="position:absolute" from="5585,12626" to="6845,12626" wrapcoords="0 0 0 2 87 2 87 0 0 0" strokecolor="#f60" strokeweight="2.25pt"/>
            <v:line id="_x0000_s1146" style="position:absolute" from="5585,15098" to="6845,15098" wrapcoords="0 0 0 2 87 2 87 0 0 0" strokecolor="#f60" strokeweight="2.25pt"/>
            <w10:wrap type="tight"/>
          </v:group>
        </w:pict>
      </w:r>
      <w:r>
        <w:t>Klasifikaci didaktické techniky a názorných učebních pom</w:t>
      </w:r>
      <w:r>
        <w:t>ů</w:t>
      </w:r>
      <w:r>
        <w:t>cek - didaktických náplní i vztah mezi nimi a začlenění moderních didaktických prostředků je možné vyjádřit následujícím způs</w:t>
      </w:r>
      <w:r>
        <w:t>o</w:t>
      </w:r>
      <w:r>
        <w:t>bem:</w:t>
      </w:r>
    </w:p>
    <w:p w:rsidR="0006590A" w:rsidRDefault="0006590A">
      <w:pPr>
        <w:pStyle w:val="Normln1"/>
        <w:rPr>
          <w:b/>
          <w:bCs/>
          <w:sz w:val="25"/>
        </w:rPr>
      </w:pPr>
    </w:p>
    <w:p w:rsidR="0006590A" w:rsidRDefault="0006590A">
      <w:pPr>
        <w:spacing w:line="360" w:lineRule="auto"/>
        <w:rPr>
          <w:rFonts w:ascii="Arial" w:hAnsi="Arial" w:cs="Arial"/>
          <w:b/>
          <w:bCs/>
          <w:sz w:val="25"/>
        </w:rPr>
      </w:pPr>
    </w:p>
    <w:p w:rsidR="0006590A" w:rsidRDefault="0006590A">
      <w:pPr>
        <w:spacing w:line="360" w:lineRule="auto"/>
        <w:rPr>
          <w:rFonts w:ascii="Arial" w:hAnsi="Arial" w:cs="Arial"/>
          <w:b/>
          <w:bCs/>
          <w:sz w:val="25"/>
        </w:rPr>
      </w:pPr>
    </w:p>
    <w:p w:rsidR="0006590A" w:rsidRDefault="0006590A">
      <w:pPr>
        <w:spacing w:line="360" w:lineRule="auto"/>
        <w:rPr>
          <w:rFonts w:ascii="Arial" w:hAnsi="Arial" w:cs="Arial"/>
          <w:b/>
          <w:bCs/>
          <w:sz w:val="25"/>
        </w:rPr>
      </w:pPr>
    </w:p>
    <w:p w:rsidR="0006590A" w:rsidRDefault="0006590A">
      <w:pPr>
        <w:spacing w:line="360" w:lineRule="auto"/>
        <w:rPr>
          <w:rFonts w:ascii="Arial" w:hAnsi="Arial" w:cs="Arial"/>
          <w:b/>
          <w:bCs/>
          <w:sz w:val="25"/>
        </w:rPr>
      </w:pPr>
    </w:p>
    <w:p w:rsidR="0006590A" w:rsidRDefault="0006590A">
      <w:pPr>
        <w:spacing w:line="360" w:lineRule="auto"/>
        <w:rPr>
          <w:rFonts w:ascii="Arial" w:hAnsi="Arial" w:cs="Arial"/>
          <w:b/>
          <w:bCs/>
          <w:sz w:val="25"/>
        </w:rPr>
      </w:pPr>
    </w:p>
    <w:p w:rsidR="0006590A" w:rsidRDefault="0006590A">
      <w:pPr>
        <w:spacing w:line="360" w:lineRule="auto"/>
        <w:jc w:val="left"/>
        <w:rPr>
          <w:rFonts w:ascii="Arial" w:hAnsi="Arial" w:cs="Arial"/>
          <w:b/>
          <w:bCs/>
          <w:sz w:val="25"/>
        </w:rPr>
      </w:pPr>
    </w:p>
    <w:p w:rsidR="0006590A" w:rsidRDefault="0006590A">
      <w:pPr>
        <w:rPr>
          <w:rFonts w:ascii="Arial" w:hAnsi="Arial" w:cs="Arial"/>
          <w:b/>
          <w:bCs/>
          <w:sz w:val="25"/>
        </w:rPr>
      </w:pPr>
    </w:p>
    <w:p w:rsidR="0006590A" w:rsidRDefault="0006590A">
      <w:r>
        <w:rPr>
          <w:rFonts w:ascii="Arial" w:hAnsi="Arial" w:cs="Arial"/>
          <w:b/>
          <w:bCs/>
          <w:sz w:val="25"/>
        </w:rPr>
        <w:br w:type="page"/>
      </w:r>
      <w:r>
        <w:t xml:space="preserve">     Ještě před tím, než poukážu na moderní didaktické prostředky, které bude učitel o</w:t>
      </w:r>
      <w:r>
        <w:t>d</w:t>
      </w:r>
      <w:r>
        <w:t>borného předmětu „Informatika a výpočetní technika“ používat v příkladových vyuč</w:t>
      </w:r>
      <w:r>
        <w:t>o</w:t>
      </w:r>
      <w:r>
        <w:t xml:space="preserve">vacích hodinách bych se chtěl zmínit o pojmech, jako jsou </w:t>
      </w:r>
      <w:r>
        <w:rPr>
          <w:i/>
          <w:iCs/>
        </w:rPr>
        <w:t>multimedia a periférie</w:t>
      </w:r>
      <w:r>
        <w:t>, protože si myslím, že v souvislosti s moderními didaktickými prostředky je to důležité.</w:t>
      </w:r>
    </w:p>
    <w:p w:rsidR="0006590A" w:rsidRDefault="0006590A">
      <w:pPr>
        <w:pStyle w:val="Normln1"/>
        <w:rPr>
          <w:szCs w:val="20"/>
        </w:rPr>
      </w:pPr>
      <w:r>
        <w:rPr>
          <w:szCs w:val="20"/>
        </w:rPr>
        <w:t>Myšlenka</w:t>
      </w:r>
      <w:r>
        <w:rPr>
          <w:i/>
          <w:iCs/>
          <w:szCs w:val="20"/>
        </w:rPr>
        <w:t xml:space="preserve"> </w:t>
      </w:r>
      <w:r>
        <w:rPr>
          <w:szCs w:val="20"/>
        </w:rPr>
        <w:t xml:space="preserve">čínského přísloví: </w:t>
      </w:r>
      <w:r>
        <w:rPr>
          <w:i/>
          <w:iCs/>
          <w:szCs w:val="20"/>
        </w:rPr>
        <w:t xml:space="preserve">"Jeden obraz je více než 1000 slov", </w:t>
      </w:r>
      <w:r>
        <w:rPr>
          <w:szCs w:val="20"/>
        </w:rPr>
        <w:t>je aktuální i dnes. Odráží základní vlastnosti člov</w:t>
      </w:r>
      <w:r>
        <w:rPr>
          <w:szCs w:val="20"/>
        </w:rPr>
        <w:t>ě</w:t>
      </w:r>
      <w:r>
        <w:rPr>
          <w:szCs w:val="20"/>
        </w:rPr>
        <w:t>ka při vnímání informací a komunikaci, a tyto vlastnosti se ani v průběhu staletí významně nezměnily. Společně se slovem a obrazem vzniká tak vizuální j</w:t>
      </w:r>
      <w:r>
        <w:rPr>
          <w:szCs w:val="20"/>
        </w:rPr>
        <w:t>a</w:t>
      </w:r>
      <w:r>
        <w:rPr>
          <w:szCs w:val="20"/>
        </w:rPr>
        <w:t>zyk, jehož obrazová - znaková 3D forma napomáhá pochopit význam sdělení a posílit v</w:t>
      </w:r>
      <w:r>
        <w:rPr>
          <w:szCs w:val="20"/>
        </w:rPr>
        <w:t>ý</w:t>
      </w:r>
      <w:r>
        <w:rPr>
          <w:szCs w:val="20"/>
        </w:rPr>
        <w:t>znamně proces zap</w:t>
      </w:r>
      <w:r>
        <w:rPr>
          <w:szCs w:val="20"/>
        </w:rPr>
        <w:t>a</w:t>
      </w:r>
      <w:r>
        <w:rPr>
          <w:szCs w:val="20"/>
        </w:rPr>
        <w:t xml:space="preserve">matovávání. </w:t>
      </w:r>
    </w:p>
    <w:p w:rsidR="0006590A" w:rsidRDefault="0006590A">
      <w:pPr>
        <w:pStyle w:val="Normln1"/>
        <w:rPr>
          <w:b/>
          <w:bCs/>
          <w:i/>
          <w:iCs/>
          <w:szCs w:val="20"/>
        </w:rPr>
      </w:pPr>
      <w:r>
        <w:rPr>
          <w:szCs w:val="20"/>
        </w:rPr>
        <w:t xml:space="preserve">     Pojem multimedia ch</w:t>
      </w:r>
      <w:r>
        <w:rPr>
          <w:szCs w:val="20"/>
        </w:rPr>
        <w:t>á</w:t>
      </w:r>
      <w:r>
        <w:rPr>
          <w:szCs w:val="20"/>
        </w:rPr>
        <w:t xml:space="preserve">peme jako </w:t>
      </w:r>
      <w:r>
        <w:rPr>
          <w:b/>
          <w:bCs/>
          <w:i/>
          <w:iCs/>
          <w:szCs w:val="20"/>
        </w:rPr>
        <w:t>spojení veškerých dostupných technologií (semknutých obvykle okolo osobního počítače) k působení na smyslovou soustavu člověka za účelem efektivního přenosu info</w:t>
      </w:r>
      <w:r>
        <w:rPr>
          <w:b/>
          <w:bCs/>
          <w:i/>
          <w:iCs/>
          <w:szCs w:val="20"/>
        </w:rPr>
        <w:t>r</w:t>
      </w:r>
      <w:r>
        <w:rPr>
          <w:b/>
          <w:bCs/>
          <w:i/>
          <w:iCs/>
          <w:szCs w:val="20"/>
        </w:rPr>
        <w:t>mací.</w:t>
      </w:r>
    </w:p>
    <w:p w:rsidR="0006590A" w:rsidRDefault="0006590A">
      <w:pPr>
        <w:pStyle w:val="Normln1"/>
        <w:rPr>
          <w:lang w:val="pl-PL"/>
        </w:rPr>
      </w:pPr>
      <w:r>
        <w:rPr>
          <w:i/>
          <w:iCs/>
        </w:rPr>
        <w:t xml:space="preserve">     </w:t>
      </w:r>
      <w:r>
        <w:t>Multimedia mohou být definována jako různé kombinace textu, grafiky, zvuku, videa a an</w:t>
      </w:r>
      <w:r>
        <w:t>i</w:t>
      </w:r>
      <w:r>
        <w:t>mace, které jsou řízeny počítačem a přeneseny na zobrazovací jednotku – monitor. Multimedia tedy obsahují vzájemné působení, kde uživatel není jen pasivní pozorovatel. Pro spojení několika médií do jednoho celku a prezentace i</w:t>
      </w:r>
      <w:r>
        <w:t>n</w:t>
      </w:r>
      <w:r>
        <w:t>formace za p</w:t>
      </w:r>
      <w:r>
        <w:t>ů</w:t>
      </w:r>
      <w:r>
        <w:t>sobení obrazové i zvukové složky se tedy souhrnně používá termín multimédia (</w:t>
      </w:r>
      <w:r>
        <w:rPr>
          <w:i/>
          <w:iCs/>
        </w:rPr>
        <w:t>multi</w:t>
      </w:r>
      <w:r>
        <w:t xml:space="preserve"> = vícen</w:t>
      </w:r>
      <w:r>
        <w:t>á</w:t>
      </w:r>
      <w:r>
        <w:t xml:space="preserve">sobný, </w:t>
      </w:r>
      <w:r>
        <w:rPr>
          <w:i/>
          <w:iCs/>
        </w:rPr>
        <w:t xml:space="preserve">médium </w:t>
      </w:r>
      <w:r>
        <w:t>= prostředek). Vychází se přitom z poznání, že informace jsou snáze zapamatov</w:t>
      </w:r>
      <w:r>
        <w:t>a</w:t>
      </w:r>
      <w:r>
        <w:t xml:space="preserve">telné, pokud působí na více adresátových smyslů (některé informace je lépe vidět, pro jiné je lepší zvuk). </w:t>
      </w:r>
      <w:commentRangeStart w:id="35"/>
      <w:r>
        <w:t>Mezi multimédia zařazujeme především zvuky, hudbu a video. Zvukové a hudební z</w:t>
      </w:r>
      <w:r>
        <w:t>á</w:t>
      </w:r>
      <w:r>
        <w:t>znamy mají v moderních prezentacích své nezastupitelné místo. Lze jich využít v tom smyslu, že mohou nést přímo obsah sdělení, které tak nemusíme sami pře</w:t>
      </w:r>
      <w:r>
        <w:t>d</w:t>
      </w:r>
      <w:r>
        <w:t>nášet a nebo jako mluvené „poselství“ osoby, která se nemůže dané přednášky zúčastnit. V</w:t>
      </w:r>
      <w:r>
        <w:t>y</w:t>
      </w:r>
      <w:r>
        <w:t>užití najdou i při přehrávání zvuků souvisejících s výkladem (napr. při přednášce o ptácích lze přehrát záznam zpěvu je</w:t>
      </w:r>
      <w:r>
        <w:t>d</w:t>
      </w:r>
      <w:r>
        <w:t>notlivých ptáků). Zvukové a hudební záznamy najdou uplatnění i jako doprovod prezent</w:t>
      </w:r>
      <w:r>
        <w:t>a</w:t>
      </w:r>
      <w:r>
        <w:t>ce, který nemá věcný význam – cílem je v tomto případe spíše upoutat pozornost posluchačů. Vhodným zkomponováním zvuk</w:t>
      </w:r>
      <w:r>
        <w:t>o</w:t>
      </w:r>
      <w:r>
        <w:t>vých efektů je možné navodit pocit děje či gradace. Tak jako u obrazových materiálů i u zvukových efektů a hudby je nutné př</w:t>
      </w:r>
      <w:r>
        <w:t>í</w:t>
      </w:r>
      <w:r>
        <w:t>pad od případu pos</w:t>
      </w:r>
      <w:r>
        <w:t>u</w:t>
      </w:r>
      <w:r>
        <w:t>zovat jejich vhodnost (Dostál, 2007</w:t>
      </w:r>
      <w:r>
        <w:rPr>
          <w:lang w:val="pl-PL"/>
        </w:rPr>
        <w:t>, s.73).</w:t>
      </w:r>
    </w:p>
    <w:commentRangeEnd w:id="35"/>
    <w:p w:rsidR="0006590A" w:rsidRDefault="0006590A">
      <w:pPr>
        <w:pStyle w:val="Normln1"/>
        <w:rPr>
          <w:i/>
          <w:iCs/>
        </w:rPr>
      </w:pPr>
      <w:r>
        <w:rPr>
          <w:rStyle w:val="Odkaznakoment"/>
          <w:vanish/>
        </w:rPr>
        <w:commentReference w:id="35"/>
      </w:r>
      <w:r>
        <w:t xml:space="preserve">     Pojem </w:t>
      </w:r>
      <w:r>
        <w:rPr>
          <w:b/>
          <w:bCs/>
          <w:i/>
          <w:iCs/>
        </w:rPr>
        <w:t>periférie</w:t>
      </w:r>
      <w:r>
        <w:rPr>
          <w:i/>
          <w:iCs/>
        </w:rPr>
        <w:t xml:space="preserve"> </w:t>
      </w:r>
      <w:r>
        <w:t>je tvořen vlastními přídavnými zařízeními (tiskárny, skenery, dataprojekt</w:t>
      </w:r>
      <w:r>
        <w:t>o</w:t>
      </w:r>
      <w:r>
        <w:t>ry, vizualizéry, interaktivní tabule, digitální audiovizuální technika, digitální videokamery a fotoaparáty, myši, webové kamery, aj.),  která se připojují většinou zezadu počítače prostře</w:t>
      </w:r>
      <w:r>
        <w:t>d</w:t>
      </w:r>
      <w:r>
        <w:t>nictvím je</w:t>
      </w:r>
      <w:r>
        <w:t>d</w:t>
      </w:r>
      <w:r>
        <w:t xml:space="preserve">notlivých portů (VGA, S-Video, USB, Game, PS, sériové - COM a paralelní – LPT, IEEE 1394, D-SUB, DVI-D), které vytvářejí systém tzv. </w:t>
      </w:r>
      <w:r>
        <w:rPr>
          <w:b/>
          <w:bCs/>
          <w:i/>
          <w:iCs/>
        </w:rPr>
        <w:t>multimediálního počítače</w:t>
      </w:r>
      <w:r>
        <w:rPr>
          <w:i/>
          <w:iCs/>
        </w:rPr>
        <w:t xml:space="preserve">. </w:t>
      </w:r>
      <w:r>
        <w:t>Jsou jimi tedy všechna vstupní a výstupní zařízení p</w:t>
      </w:r>
      <w:r>
        <w:t>o</w:t>
      </w:r>
      <w:r>
        <w:t xml:space="preserve">čítačů. </w:t>
      </w:r>
    </w:p>
    <w:p w:rsidR="0006590A" w:rsidRDefault="0006590A">
      <w:pPr>
        <w:pStyle w:val="Normln1"/>
      </w:pPr>
      <w:r>
        <w:t xml:space="preserve">    </w:t>
      </w:r>
      <w:commentRangeStart w:id="36"/>
      <w:r>
        <w:t xml:space="preserve">Pojmem </w:t>
      </w:r>
      <w:r>
        <w:rPr>
          <w:b/>
          <w:bCs/>
          <w:i/>
          <w:iCs/>
        </w:rPr>
        <w:t>i-učebnice</w:t>
      </w:r>
      <w:r>
        <w:rPr>
          <w:b/>
          <w:bCs/>
          <w:i/>
          <w:iCs/>
          <w:vertAlign w:val="superscript"/>
        </w:rPr>
        <w:sym w:font="Symbol" w:char="F0D3"/>
      </w:r>
      <w:r>
        <w:rPr>
          <w:b/>
          <w:bCs/>
          <w:i/>
          <w:iCs/>
        </w:rPr>
        <w:t xml:space="preserve"> </w:t>
      </w:r>
      <w:r>
        <w:t>rozumíme soubor výukových dat, sloužící k vyučování pomocí inte</w:t>
      </w:r>
      <w:r>
        <w:t>r</w:t>
      </w:r>
      <w:r>
        <w:t>a</w:t>
      </w:r>
      <w:r>
        <w:t>k</w:t>
      </w:r>
      <w:r>
        <w:t xml:space="preserve">tivní tabule. Skládá se ze dvou částí: </w:t>
      </w:r>
      <w:r>
        <w:rPr>
          <w:b/>
          <w:bCs/>
        </w:rPr>
        <w:t xml:space="preserve">a) výkladová </w:t>
      </w:r>
      <w:r>
        <w:t xml:space="preserve">– základem je statická textová část a dále dynamická část s různými videosekvencemi a animacemi a </w:t>
      </w:r>
      <w:r>
        <w:rPr>
          <w:b/>
          <w:bCs/>
        </w:rPr>
        <w:t xml:space="preserve">b) interaktivní cvičení </w:t>
      </w:r>
      <w:r>
        <w:t>– navazují na učebnice a pracovní sešity.</w:t>
      </w:r>
      <w:commentRangeEnd w:id="36"/>
      <w:r>
        <w:rPr>
          <w:rStyle w:val="Odkaznakoment"/>
          <w:vanish/>
        </w:rPr>
        <w:commentReference w:id="36"/>
      </w:r>
      <w:r>
        <w:t xml:space="preserve"> </w:t>
      </w:r>
    </w:p>
    <w:p w:rsidR="0006590A" w:rsidRDefault="0006590A">
      <w:pPr>
        <w:pStyle w:val="Normln1"/>
      </w:pPr>
      <w:r>
        <w:t xml:space="preserve">Technické charakteristiky vybraných moderních didaktických prostředků jsou popsány v této práci v </w:t>
      </w:r>
      <w:hyperlink w:anchor="_Příloha_č.1" w:history="1">
        <w:r>
          <w:rPr>
            <w:rStyle w:val="Hypertextovodkaz"/>
            <w:i/>
            <w:iCs/>
            <w:color w:val="auto"/>
          </w:rPr>
          <w:t>přílohách č. 1,2,3,4.</w:t>
        </w:r>
      </w:hyperlink>
    </w:p>
    <w:p w:rsidR="0006590A" w:rsidRDefault="0006590A">
      <w:pPr>
        <w:pStyle w:val="Normln1"/>
      </w:pPr>
      <w:r>
        <w:t xml:space="preserve">     Výběr vhodné didaktické techniky a názorné učební  pomůcky je funkcí mnoha promě</w:t>
      </w:r>
      <w:r>
        <w:t>n</w:t>
      </w:r>
      <w:r>
        <w:t xml:space="preserve">ných. Za nejdůležitější kritéria jejich výběru považujeme zejména: </w:t>
      </w:r>
    </w:p>
    <w:p w:rsidR="0006590A" w:rsidRDefault="0006590A">
      <w:pPr>
        <w:pStyle w:val="Normln1"/>
      </w:pPr>
      <w:r>
        <w:t xml:space="preserve"> -  charakter a specifika předmětu vcelku, jeho základní výchovně vzdělávací cíle</w:t>
      </w:r>
    </w:p>
    <w:p w:rsidR="0006590A" w:rsidRDefault="0006590A">
      <w:pPr>
        <w:pStyle w:val="Normln1"/>
      </w:pPr>
      <w:r>
        <w:t xml:space="preserve"> -  téma vyučovací jednotky (výchovně vzdělávací cíle a úkoly)</w:t>
      </w:r>
    </w:p>
    <w:p w:rsidR="0006590A" w:rsidRDefault="0006590A">
      <w:pPr>
        <w:pStyle w:val="Normln1"/>
      </w:pPr>
      <w:r>
        <w:t xml:space="preserve"> -  obsah učební látky</w:t>
      </w:r>
    </w:p>
    <w:p w:rsidR="0006590A" w:rsidRDefault="0006590A">
      <w:pPr>
        <w:pStyle w:val="Normln1"/>
      </w:pPr>
      <w:r>
        <w:t xml:space="preserve"> -  použití vyučovací metody</w:t>
      </w:r>
    </w:p>
    <w:p w:rsidR="0006590A" w:rsidRDefault="0006590A">
      <w:pPr>
        <w:pStyle w:val="Normln1"/>
      </w:pPr>
      <w:r>
        <w:t xml:space="preserve"> -  sociálně psychologické zvláštnosti žáků a učební skupiny</w:t>
      </w:r>
    </w:p>
    <w:p w:rsidR="0006590A" w:rsidRDefault="0006590A">
      <w:pPr>
        <w:pStyle w:val="Normln1"/>
      </w:pPr>
      <w:r>
        <w:t xml:space="preserve"> -  úroveň vědomostí žáků</w:t>
      </w:r>
    </w:p>
    <w:p w:rsidR="0006590A" w:rsidRDefault="0006590A">
      <w:pPr>
        <w:pStyle w:val="Normln1"/>
      </w:pPr>
      <w:r>
        <w:t xml:space="preserve"> - materiálně technické podmínky (vybavení vyučovacích prostorů, množství pomůcek,   slož</w:t>
      </w:r>
      <w:r>
        <w:t>i</w:t>
      </w:r>
      <w:r>
        <w:t>tost obsluhy, poruchovost didaktické techniky apod.)</w:t>
      </w:r>
    </w:p>
    <w:p w:rsidR="0006590A" w:rsidRDefault="0006590A">
      <w:r>
        <w:br w:type="page"/>
      </w:r>
      <w:commentRangeStart w:id="37"/>
      <w:r>
        <w:t>Při stanovení optimální frekvence je nutné zohlednit především tyto skutečnosti:</w:t>
      </w:r>
    </w:p>
    <w:p w:rsidR="0006590A" w:rsidRDefault="0006590A"/>
    <w:p w:rsidR="0006590A" w:rsidRDefault="0006590A" w:rsidP="00803C00">
      <w:pPr>
        <w:pStyle w:val="Normln1"/>
        <w:numPr>
          <w:ilvl w:val="0"/>
          <w:numId w:val="13"/>
        </w:numPr>
      </w:pPr>
      <w:r>
        <w:t>charakter a strukturu zprostředkované učební látky</w:t>
      </w:r>
    </w:p>
    <w:p w:rsidR="0006590A" w:rsidRDefault="0006590A" w:rsidP="00803C00">
      <w:pPr>
        <w:pStyle w:val="Normln1"/>
        <w:numPr>
          <w:ilvl w:val="0"/>
          <w:numId w:val="13"/>
        </w:numPr>
      </w:pPr>
      <w:r>
        <w:t>organizaci vyučovací jednotky</w:t>
      </w:r>
    </w:p>
    <w:p w:rsidR="0006590A" w:rsidRDefault="0006590A" w:rsidP="00803C00">
      <w:pPr>
        <w:pStyle w:val="Normln1"/>
        <w:numPr>
          <w:ilvl w:val="0"/>
          <w:numId w:val="13"/>
        </w:numPr>
      </w:pPr>
      <w:r>
        <w:t>psychosomatický stav žáků</w:t>
      </w:r>
    </w:p>
    <w:p w:rsidR="0006590A" w:rsidRDefault="0006590A" w:rsidP="00803C00">
      <w:pPr>
        <w:pStyle w:val="Normln1"/>
        <w:numPr>
          <w:ilvl w:val="0"/>
          <w:numId w:val="13"/>
        </w:numPr>
      </w:pPr>
      <w:r>
        <w:t>druh názorné učební pomůcky  a příslušné didaktické techniky</w:t>
      </w:r>
    </w:p>
    <w:p w:rsidR="0006590A" w:rsidRDefault="0006590A" w:rsidP="00803C00">
      <w:pPr>
        <w:pStyle w:val="Normln1"/>
        <w:numPr>
          <w:ilvl w:val="0"/>
          <w:numId w:val="13"/>
        </w:numPr>
        <w:rPr>
          <w:b/>
          <w:bCs/>
        </w:rPr>
      </w:pPr>
      <w:r>
        <w:t xml:space="preserve">počet a konkrétní funkce pomůcek </w:t>
      </w:r>
      <w:r>
        <w:rPr>
          <w:b/>
          <w:bCs/>
        </w:rPr>
        <w:t xml:space="preserve"> </w:t>
      </w:r>
      <w:r>
        <w:rPr>
          <w:lang w:val="pl-PL"/>
        </w:rPr>
        <w:t>(Karcub a kol, 1983, s. 20,21).</w:t>
      </w:r>
    </w:p>
    <w:commentRangeEnd w:id="37"/>
    <w:p w:rsidR="0006590A" w:rsidRDefault="0006590A">
      <w:pPr>
        <w:pStyle w:val="Normln1"/>
        <w:rPr>
          <w:sz w:val="25"/>
        </w:rPr>
      </w:pPr>
      <w:r>
        <w:rPr>
          <w:rStyle w:val="Odkaznakoment"/>
          <w:vanish/>
        </w:rPr>
        <w:commentReference w:id="37"/>
      </w:r>
    </w:p>
    <w:p w:rsidR="0006590A" w:rsidRDefault="0006590A">
      <w:pPr>
        <w:pStyle w:val="Normln1"/>
      </w:pPr>
      <w:r>
        <w:t xml:space="preserve">     Jak už bylo řečeno, moderní technické prostředky v uplatňování principu názornosti ve výchovně vzdělávacím procesu rozšířily možnosti názorného zobrazování učební látky ž</w:t>
      </w:r>
      <w:r>
        <w:t>á</w:t>
      </w:r>
      <w:r>
        <w:t xml:space="preserve">kům. V pravém slova smyslu se stávají </w:t>
      </w:r>
      <w:r>
        <w:rPr>
          <w:i/>
          <w:iCs/>
        </w:rPr>
        <w:t xml:space="preserve">didaktickými technickými prostředky. </w:t>
      </w:r>
      <w:r>
        <w:t>Je tomu tak proto, že tvoří jednotu s učebně metodickými materiály (učebními  názornými pomůckami), pomocí nichž se prezentuje učební látka objektu výchovně vzdělávací činnosti a řeší se př</w:t>
      </w:r>
      <w:r>
        <w:t>í</w:t>
      </w:r>
      <w:r>
        <w:t>slušné v</w:t>
      </w:r>
      <w:r>
        <w:t>ý</w:t>
      </w:r>
      <w:r>
        <w:t xml:space="preserve">chovně vzdělávací úlohy. </w:t>
      </w:r>
    </w:p>
    <w:p w:rsidR="0006590A" w:rsidRDefault="0006590A">
      <w:pPr>
        <w:pStyle w:val="Normln1"/>
      </w:pPr>
      <w:r>
        <w:t xml:space="preserve">     V současné době existuje široké množství učebních pomůcek vhodných pro využití ve v</w:t>
      </w:r>
      <w:r>
        <w:t>ý</w:t>
      </w:r>
      <w:r>
        <w:t xml:space="preserve">chovně vzdělávacím procesu. Zařazení učebních pomůcek do tohoto procesu nemusí mít ovšem automaticky kladný přínos. Účinek muže být </w:t>
      </w:r>
      <w:r>
        <w:rPr>
          <w:rFonts w:hint="eastAsia"/>
        </w:rPr>
        <w:t>při</w:t>
      </w:r>
      <w:r>
        <w:t xml:space="preserve"> nesprávném didaktickém využití i opačný, což platí zejména při jejich nepřiměřeném využívání.</w:t>
      </w:r>
    </w:p>
    <w:p w:rsidR="0006590A" w:rsidRDefault="0006590A">
      <w:pPr>
        <w:pStyle w:val="Normln1"/>
        <w:rPr>
          <w:rFonts w:ascii="Arial" w:hAnsi="Arial" w:cs="Arial"/>
          <w:sz w:val="25"/>
        </w:rPr>
      </w:pPr>
      <w:r>
        <w:t xml:space="preserve">     </w:t>
      </w:r>
      <w:commentRangeStart w:id="38"/>
      <w:r>
        <w:t>Systém faktorů, které jsou podstatné pro optimální volbu vhodné učební pomůcky př</w:t>
      </w:r>
      <w:r>
        <w:t>e</w:t>
      </w:r>
      <w:r>
        <w:t>hledně uvádí ve své práci podle J. A. Romisziwskeho P. Bohony</w:t>
      </w:r>
      <w:commentRangeEnd w:id="38"/>
      <w:r>
        <w:rPr>
          <w:rStyle w:val="Odkaznakoment"/>
          <w:vanish/>
        </w:rPr>
        <w:commentReference w:id="38"/>
      </w:r>
      <w:r>
        <w:t xml:space="preserve"> (Bohony, 2003, s.176).</w:t>
      </w:r>
    </w:p>
    <w:p w:rsidR="0006590A" w:rsidRDefault="0006590A">
      <w:pPr>
        <w:spacing w:line="360" w:lineRule="auto"/>
        <w:rPr>
          <w:b/>
          <w:bCs/>
        </w:rPr>
      </w:pPr>
      <w:r>
        <w:rPr>
          <w:b/>
          <w:bCs/>
        </w:rPr>
        <w:t>Obr.8 Faktory ovlivňující volbu učební pomůcky</w:t>
      </w:r>
    </w:p>
    <w:p w:rsidR="0006590A" w:rsidRDefault="0006590A">
      <w:pPr>
        <w:pStyle w:val="Normln1"/>
      </w:pPr>
      <w:r>
        <w:t xml:space="preserve">               </w:t>
      </w:r>
      <w:r w:rsidR="00254FD9">
        <w:rPr>
          <w:noProof/>
        </w:rPr>
        <w:drawing>
          <wp:inline distT="0" distB="0" distL="0" distR="0">
            <wp:extent cx="4137660" cy="4244340"/>
            <wp:effectExtent l="1905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4137660" cy="4244340"/>
                    </a:xfrm>
                    <a:prstGeom prst="rect">
                      <a:avLst/>
                    </a:prstGeom>
                    <a:noFill/>
                    <a:ln w="9525">
                      <a:noFill/>
                      <a:miter lim="800000"/>
                      <a:headEnd/>
                      <a:tailEnd/>
                    </a:ln>
                  </pic:spPr>
                </pic:pic>
              </a:graphicData>
            </a:graphic>
          </wp:inline>
        </w:drawing>
      </w:r>
    </w:p>
    <w:p w:rsidR="0006590A" w:rsidRDefault="0006590A"/>
    <w:p w:rsidR="0006590A" w:rsidRDefault="0006590A">
      <w:pPr>
        <w:pStyle w:val="Normln1"/>
      </w:pPr>
    </w:p>
    <w:p w:rsidR="0006590A" w:rsidRDefault="0006590A">
      <w:pPr>
        <w:pStyle w:val="Normln1"/>
      </w:pPr>
    </w:p>
    <w:p w:rsidR="0006590A" w:rsidRDefault="0006590A">
      <w:pPr>
        <w:pStyle w:val="Normln1"/>
      </w:pPr>
      <w:r>
        <w:br w:type="page"/>
        <w:t xml:space="preserve">     Učební názorné pomůcky jsou ze všech materiálních didaktických prostředků jsou nejtě</w:t>
      </w:r>
      <w:r>
        <w:t>s</w:t>
      </w:r>
      <w:r>
        <w:t>něji svázány s obsahem výuky. Jejich prostřednictvím je možné přímo dosah</w:t>
      </w:r>
      <w:r>
        <w:t>o</w:t>
      </w:r>
      <w:r>
        <w:t xml:space="preserve">vat cílů výuky. Do této kategorie učebních pomůcek patří také </w:t>
      </w:r>
      <w:r>
        <w:rPr>
          <w:b/>
          <w:bCs/>
          <w:i/>
          <w:iCs/>
        </w:rPr>
        <w:t>výukové (vzdělávací) počítačové programy (software)</w:t>
      </w:r>
      <w:r>
        <w:rPr>
          <w:i/>
          <w:iCs/>
        </w:rPr>
        <w:t>,</w:t>
      </w:r>
      <w:r>
        <w:t xml:space="preserve"> které jsou použitelné bezprostředně ve spojení s počítačem a stávají se jejich </w:t>
      </w:r>
      <w:r>
        <w:rPr>
          <w:b/>
          <w:bCs/>
          <w:i/>
          <w:iCs/>
        </w:rPr>
        <w:t>d</w:t>
      </w:r>
      <w:r>
        <w:rPr>
          <w:b/>
          <w:bCs/>
          <w:i/>
          <w:iCs/>
        </w:rPr>
        <w:t>i</w:t>
      </w:r>
      <w:r>
        <w:rPr>
          <w:b/>
          <w:bCs/>
          <w:i/>
          <w:iCs/>
        </w:rPr>
        <w:t>daktickými náp</w:t>
      </w:r>
      <w:r>
        <w:rPr>
          <w:b/>
          <w:bCs/>
          <w:i/>
          <w:iCs/>
        </w:rPr>
        <w:t>l</w:t>
      </w:r>
      <w:r>
        <w:rPr>
          <w:b/>
          <w:bCs/>
          <w:i/>
          <w:iCs/>
        </w:rPr>
        <w:t>němi</w:t>
      </w:r>
      <w:r>
        <w:t xml:space="preserve">. V podobě počítačových programů začínají být zpracovávány celé tzv. "elektronické" </w:t>
      </w:r>
      <w:r>
        <w:rPr>
          <w:b/>
          <w:bCs/>
          <w:i/>
          <w:iCs/>
        </w:rPr>
        <w:t>knihy a učebnice</w:t>
      </w:r>
      <w:r>
        <w:rPr>
          <w:i/>
          <w:iCs/>
        </w:rPr>
        <w:t>.</w:t>
      </w:r>
      <w:r>
        <w:t xml:space="preserve"> V extrémních případech (např. </w:t>
      </w:r>
      <w:r>
        <w:rPr>
          <w:b/>
          <w:bCs/>
          <w:i/>
          <w:iCs/>
        </w:rPr>
        <w:t>encyklopedie</w:t>
      </w:r>
      <w:r>
        <w:rPr>
          <w:i/>
          <w:iCs/>
        </w:rPr>
        <w:t xml:space="preserve"> </w:t>
      </w:r>
      <w:r>
        <w:t>na CD) pr</w:t>
      </w:r>
      <w:r>
        <w:t>o</w:t>
      </w:r>
      <w:r>
        <w:t>gram obsahuje tolik info</w:t>
      </w:r>
      <w:r>
        <w:t>r</w:t>
      </w:r>
      <w:r>
        <w:t xml:space="preserve">mací, že jen nepatrný zlomek lze ve výuce využít. Pak je opět na učiteli, aby doporučil vhodný postup.      </w:t>
      </w:r>
    </w:p>
    <w:p w:rsidR="0006590A" w:rsidRDefault="0006590A">
      <w:pPr>
        <w:pStyle w:val="Normln1"/>
        <w:rPr>
          <w:rStyle w:val="Zvraznn"/>
          <w:i w:val="0"/>
          <w:iCs w:val="0"/>
        </w:rPr>
      </w:pPr>
      <w:r>
        <w:t xml:space="preserve">      </w:t>
      </w:r>
      <w:r>
        <w:rPr>
          <w:rStyle w:val="Zvraznn"/>
          <w:i w:val="0"/>
          <w:iCs w:val="0"/>
        </w:rPr>
        <w:t>Moderním způsobem využití těchto prostředků je výuka s využitím portfolia - vlastních poznámek, které jsou základem moderních výukových metod, nebo formou zadávání sam</w:t>
      </w:r>
      <w:r>
        <w:rPr>
          <w:rStyle w:val="Zvraznn"/>
          <w:i w:val="0"/>
          <w:iCs w:val="0"/>
        </w:rPr>
        <w:t>o</w:t>
      </w:r>
      <w:r>
        <w:rPr>
          <w:rStyle w:val="Zvraznn"/>
          <w:i w:val="0"/>
          <w:iCs w:val="0"/>
        </w:rPr>
        <w:t>statných úkolů (projektů). Učitel připraví větší množství zadání úkolů, ze kterých si žáci v</w:t>
      </w:r>
      <w:r>
        <w:rPr>
          <w:rStyle w:val="Zvraznn"/>
          <w:i w:val="0"/>
          <w:iCs w:val="0"/>
        </w:rPr>
        <w:t>y</w:t>
      </w:r>
      <w:r>
        <w:rPr>
          <w:rStyle w:val="Zvraznn"/>
          <w:i w:val="0"/>
          <w:iCs w:val="0"/>
        </w:rPr>
        <w:t>berou. Úkol bývá dlouhodobý s konkrétním termínem a může být řešen buď individuálně nebo lépe ve skup</w:t>
      </w:r>
      <w:r>
        <w:rPr>
          <w:rStyle w:val="Zvraznn"/>
          <w:i w:val="0"/>
          <w:iCs w:val="0"/>
        </w:rPr>
        <w:t>i</w:t>
      </w:r>
      <w:r>
        <w:rPr>
          <w:rStyle w:val="Zvraznn"/>
          <w:i w:val="0"/>
          <w:iCs w:val="0"/>
        </w:rPr>
        <w:t>nách, aby se žáci naučili navzájem spolupracovat. Ideální je, lze - li počítač využívat pro řešení úkolu nejen jako zdroj informací, ale též jako nástroj k jeho zpracování. Práce pak vypadá tak, že se získané informace na počítači shromažďují a na jejich základě se vytváří prezentace doplněná vlastním komentářem. Projekty se liší od portfolia především v tom, že jejich výstup je více fo</w:t>
      </w:r>
      <w:r>
        <w:rPr>
          <w:rStyle w:val="Zvraznn"/>
          <w:i w:val="0"/>
          <w:iCs w:val="0"/>
        </w:rPr>
        <w:t>r</w:t>
      </w:r>
      <w:r>
        <w:rPr>
          <w:rStyle w:val="Zvraznn"/>
          <w:i w:val="0"/>
          <w:iCs w:val="0"/>
        </w:rPr>
        <w:t>mální a zabývají se pouze určitým omezeným problémem a v předem stanoveném časovém ús</w:t>
      </w:r>
      <w:r>
        <w:rPr>
          <w:rStyle w:val="Zvraznn"/>
          <w:i w:val="0"/>
          <w:iCs w:val="0"/>
        </w:rPr>
        <w:t>e</w:t>
      </w:r>
      <w:r>
        <w:rPr>
          <w:rStyle w:val="Zvraznn"/>
          <w:i w:val="0"/>
          <w:iCs w:val="0"/>
        </w:rPr>
        <w:t xml:space="preserve">ku.    </w:t>
      </w:r>
    </w:p>
    <w:p w:rsidR="0006590A" w:rsidRDefault="0006590A">
      <w:pPr>
        <w:pStyle w:val="Normln1"/>
      </w:pPr>
      <w:r>
        <w:rPr>
          <w:rStyle w:val="Zvraznn"/>
          <w:rFonts w:ascii="Arial" w:hAnsi="Arial" w:cs="Arial"/>
          <w:i w:val="0"/>
          <w:iCs w:val="0"/>
        </w:rPr>
        <w:t xml:space="preserve">     </w:t>
      </w:r>
      <w:r>
        <w:t>V každém případě vyžadují také aktivní a tvůrčí přístup. Celý projekt bývá zakončen j</w:t>
      </w:r>
      <w:r>
        <w:t>a</w:t>
      </w:r>
      <w:r>
        <w:t>kousi obhajobou s cílem seznámit celou třídu s danou problematikou. Je zřejmé, že takovéto pojetí v</w:t>
      </w:r>
      <w:r>
        <w:t>ý</w:t>
      </w:r>
      <w:r>
        <w:t>uky je zcela v souladu s požadavky konstruktivismu. Vyžaduje aktivní přístup nejen žáka, ale též učitele, a má - li být zpracováván i obhajován na počítači, je třeba, aby byl dost</w:t>
      </w:r>
      <w:r>
        <w:t>a</w:t>
      </w:r>
      <w:r>
        <w:t>te</w:t>
      </w:r>
      <w:r>
        <w:t>č</w:t>
      </w:r>
      <w:r>
        <w:t>ně vybavený počítač dostupný nejlépe přímo ve třídě. Výklad některých problémů je dobré doplnit jejich interaktivní simulací. Slovo "interaktivní" zde znamená, že je možno simulov</w:t>
      </w:r>
      <w:r>
        <w:t>a</w:t>
      </w:r>
      <w:r>
        <w:t>ný děj ovládat a ok</w:t>
      </w:r>
      <w:r>
        <w:t>a</w:t>
      </w:r>
      <w:r>
        <w:t>mžitě  - zkoumat vliv těchto změn na výsledek. Simulace díky těmto vlastnostem trochu podobným hře bývá u žáků velice oblíbena. Ve výuce mohou být simula</w:t>
      </w:r>
      <w:r>
        <w:t>č</w:t>
      </w:r>
      <w:r>
        <w:t>ní programy použity jako doplněk výkladu, jako prostředek napomáhající jeho pochopení. Učitel může počítačovou s</w:t>
      </w:r>
      <w:r>
        <w:t>i</w:t>
      </w:r>
      <w:r>
        <w:t>mulaci použít jako prezentaci již během výkladu. Takovýto způsob využití počítače ve výuce však vyžaduje vybavení učebny nějakým promítacím zařízením schopným zobrazit výstup z poč</w:t>
      </w:r>
      <w:r>
        <w:t>í</w:t>
      </w:r>
      <w:r>
        <w:t xml:space="preserve">tače tak, aby na něj všichni viděli. Nejčastěji se pro tento účel využívá </w:t>
      </w:r>
      <w:r>
        <w:rPr>
          <w:b/>
          <w:bCs/>
          <w:i/>
          <w:iCs/>
        </w:rPr>
        <w:t>video/data projektor</w:t>
      </w:r>
      <w:r>
        <w:t xml:space="preserve">.    </w:t>
      </w:r>
    </w:p>
    <w:p w:rsidR="0006590A" w:rsidRDefault="0006590A">
      <w:pPr>
        <w:pStyle w:val="Normln1"/>
      </w:pPr>
      <w:r>
        <w:t xml:space="preserve">      Druhou možností je žáky předem připravit a vzít je na hodinu do počítačové uče</w:t>
      </w:r>
      <w:r>
        <w:t>b</w:t>
      </w:r>
      <w:r>
        <w:t xml:space="preserve">ny, kde si pod vedením učitele bude moci každý vyzkoušet svůj vlastní postup. Simulace může být nakonec po získání předběžných teoretických znalostí použita i individuálně bez přímého vedení učitelem. Dalším typem výukových programů je </w:t>
      </w:r>
      <w:r>
        <w:rPr>
          <w:b/>
          <w:bCs/>
          <w:i/>
          <w:iCs/>
        </w:rPr>
        <w:t>cvičení</w:t>
      </w:r>
      <w:r>
        <w:rPr>
          <w:b/>
          <w:bCs/>
        </w:rPr>
        <w:t>.</w:t>
      </w:r>
      <w:r>
        <w:t xml:space="preserve"> Co se týče teoretické přípr</w:t>
      </w:r>
      <w:r>
        <w:t>a</w:t>
      </w:r>
      <w:r>
        <w:t>vy před jejich použ</w:t>
      </w:r>
      <w:r>
        <w:t>i</w:t>
      </w:r>
      <w:r>
        <w:t>tím, většinou o ní platí totéž, co pro programy simulační, tj. mělo by k jejich použití dojít až po absolvování patřičného výkladu. Nemusí to však platit bezpodm</w:t>
      </w:r>
      <w:r>
        <w:t>í</w:t>
      </w:r>
      <w:r>
        <w:t>nečně za všech okolností. Někt</w:t>
      </w:r>
      <w:r>
        <w:t>e</w:t>
      </w:r>
      <w:r>
        <w:t>ré základní znalosti a dovednosti je možno učit od začátku formou pr</w:t>
      </w:r>
      <w:r>
        <w:t>o</w:t>
      </w:r>
      <w:r>
        <w:t>cvičování bez předchozích výkladů. Pro všechny programy tohoto typu platí, že by měly poskytovat dostatečnou nápovědu těm, kdo si s problémem nevědí rady. Přestože př</w:t>
      </w:r>
      <w:r>
        <w:t>í</w:t>
      </w:r>
      <w:r>
        <w:t>tomnost pedagoga je vždy užitečná, jsou pr</w:t>
      </w:r>
      <w:r>
        <w:t>o</w:t>
      </w:r>
      <w:r>
        <w:t>gramy na procvičování látky určeny většinou k samosta</w:t>
      </w:r>
      <w:r>
        <w:t>t</w:t>
      </w:r>
      <w:r>
        <w:t>né práci. Často bývají za účelem zvýšení motivace vybaveny měřením a ukládáním dosažených výsledků, což vyvolává zdravou soutěž</w:t>
      </w:r>
      <w:r>
        <w:t>i</w:t>
      </w:r>
      <w:r>
        <w:t xml:space="preserve">vost.   </w:t>
      </w:r>
    </w:p>
    <w:p w:rsidR="0006590A" w:rsidRDefault="0006590A">
      <w:pPr>
        <w:pStyle w:val="Normln1"/>
      </w:pPr>
      <w:r>
        <w:t xml:space="preserve">      Podobným způsobem mohou k soutěžení sloužit i </w:t>
      </w:r>
      <w:r>
        <w:rPr>
          <w:b/>
          <w:bCs/>
          <w:i/>
          <w:iCs/>
        </w:rPr>
        <w:t>testy</w:t>
      </w:r>
      <w:r>
        <w:t>.  Existuje samozřejmě i možnost vy</w:t>
      </w:r>
      <w:r>
        <w:t>u</w:t>
      </w:r>
      <w:r>
        <w:t>žít je způsobem, ke kterému byly původně určeny, tj. ke zkoušení. Jak již bylo řečeno, je to způsob dosti problematický. Učitel má většinou dost jiných prostředků, jak se o svých ž</w:t>
      </w:r>
      <w:r>
        <w:t>á</w:t>
      </w:r>
      <w:r>
        <w:t>cích dozvědět, co potřebuje (např. portfolio žáka). I testy, jsou - li vybaveny dostatečnou zpě</w:t>
      </w:r>
      <w:r>
        <w:t>t</w:t>
      </w:r>
      <w:r>
        <w:t>nou vazbou (informace o správnosti řešení), mohou mít určitý výukový efekt, třeba v upevn</w:t>
      </w:r>
      <w:r>
        <w:t>ě</w:t>
      </w:r>
      <w:r>
        <w:t>ní již nabytých znalostí. Jejich přínos proti ostatním typům výukových programů je však ni</w:t>
      </w:r>
      <w:r>
        <w:t>ž</w:t>
      </w:r>
      <w:r>
        <w:t xml:space="preserve">ší. </w:t>
      </w:r>
    </w:p>
    <w:p w:rsidR="0006590A" w:rsidRDefault="0006590A">
      <w:pPr>
        <w:pStyle w:val="Normln1"/>
      </w:pPr>
    </w:p>
    <w:p w:rsidR="0006590A" w:rsidRDefault="0006590A">
      <w:pPr>
        <w:pStyle w:val="Normln1"/>
        <w:rPr>
          <w:sz w:val="25"/>
        </w:rPr>
      </w:pPr>
      <w:r>
        <w:br w:type="page"/>
        <w:t xml:space="preserve">     Někdy může být velice užitečné použít test k vlastní kontrole znalostí. Má - li však být </w:t>
      </w:r>
      <w:r>
        <w:rPr>
          <w:sz w:val="25"/>
        </w:rPr>
        <w:t>test použ</w:t>
      </w:r>
      <w:r>
        <w:rPr>
          <w:sz w:val="25"/>
        </w:rPr>
        <w:t>i</w:t>
      </w:r>
      <w:r>
        <w:rPr>
          <w:sz w:val="25"/>
        </w:rPr>
        <w:t xml:space="preserve">telný, musí být na dostatečné úrovni. Měl by náhodně vybírat otázky a pracovat i </w:t>
      </w:r>
    </w:p>
    <w:p w:rsidR="0006590A" w:rsidRDefault="0006590A">
      <w:pPr>
        <w:pStyle w:val="Normln1"/>
        <w:rPr>
          <w:sz w:val="25"/>
        </w:rPr>
      </w:pPr>
      <w:r>
        <w:rPr>
          <w:sz w:val="25"/>
        </w:rPr>
        <w:t>s tvoř</w:t>
      </w:r>
      <w:r>
        <w:rPr>
          <w:sz w:val="25"/>
        </w:rPr>
        <w:t>e</w:t>
      </w:r>
      <w:r>
        <w:rPr>
          <w:sz w:val="25"/>
        </w:rPr>
        <w:t>nou odpovědí.</w:t>
      </w:r>
    </w:p>
    <w:p w:rsidR="0006590A" w:rsidRDefault="0006590A">
      <w:pPr>
        <w:pStyle w:val="Normln1"/>
      </w:pPr>
      <w:r>
        <w:t xml:space="preserve">     </w:t>
      </w:r>
      <w:commentRangeStart w:id="39"/>
      <w:r>
        <w:t xml:space="preserve">„Za zmínku stojí i </w:t>
      </w:r>
      <w:r>
        <w:rPr>
          <w:i/>
          <w:iCs/>
        </w:rPr>
        <w:t>tzv.</w:t>
      </w:r>
      <w:r>
        <w:rPr>
          <w:b/>
          <w:bCs/>
          <w:i/>
          <w:iCs/>
        </w:rPr>
        <w:t xml:space="preserve"> expertní systémy</w:t>
      </w:r>
      <w:r>
        <w:rPr>
          <w:i/>
          <w:iCs/>
        </w:rPr>
        <w:t xml:space="preserve">, </w:t>
      </w:r>
      <w:r>
        <w:t>programy operující nad bázemi znalostí, vytvoř</w:t>
      </w:r>
      <w:r>
        <w:t>e</w:t>
      </w:r>
      <w:r>
        <w:t>ny pro dané použití experty. Používají se ve cvičeních, na praxi v odborných školách“</w:t>
      </w:r>
      <w:commentRangeEnd w:id="39"/>
      <w:r>
        <w:rPr>
          <w:rStyle w:val="Odkaznakoment"/>
          <w:vanish/>
        </w:rPr>
        <w:commentReference w:id="39"/>
      </w:r>
      <w:r>
        <w:t xml:space="preserve"> ( Fialová a kol, 1996, s.84).</w:t>
      </w:r>
    </w:p>
    <w:p w:rsidR="0006590A" w:rsidRDefault="0006590A">
      <w:pPr>
        <w:pStyle w:val="Normln1"/>
      </w:pPr>
      <w:r>
        <w:rPr>
          <w:noProof/>
        </w:rPr>
        <w:pict>
          <v:shape id="_x0000_s1151" type="#_x0000_t75" style="position:absolute;left:0;text-align:left;margin-left:126pt;margin-top:23.5pt;width:306pt;height:185.65pt;z-index:251648000" wrapcoords="-47 0 -47 21523 21600 21523 21600 0 -47 0">
            <v:imagedata r:id="rId26" o:title=""/>
            <w10:wrap type="tight"/>
          </v:shape>
          <o:OLEObject Type="Embed" ProgID="PBrush" ShapeID="_x0000_s1151" DrawAspect="Content" ObjectID="_1569420748" r:id="rId27"/>
        </w:pict>
      </w:r>
      <w:r>
        <w:t>Jsou jimi například AutoCAD, CorelDRAW, Project , Adobe Photoshop, SQL Server, apod.</w:t>
      </w:r>
    </w:p>
    <w:p w:rsidR="0006590A" w:rsidRDefault="0006590A">
      <w:pPr>
        <w:pStyle w:val="Normln1"/>
      </w:pPr>
      <w:r>
        <w:rPr>
          <w:noProof/>
        </w:rPr>
        <w:pict>
          <v:shape id="_x0000_s1150" type="#_x0000_t202" style="position:absolute;left:0;text-align:left;margin-left:0;margin-top:9.7pt;width:117pt;height:36pt;z-index:251655168" wrapcoords="-180 0 -180 21240 21600 21240 21600 0 -180 0" stroked="f">
            <v:textbox style="mso-next-textbox:#_x0000_s1150">
              <w:txbxContent>
                <w:p w:rsidR="0006590A" w:rsidRDefault="0006590A">
                  <w:pPr>
                    <w:jc w:val="left"/>
                    <w:rPr>
                      <w:b/>
                      <w:bCs/>
                    </w:rPr>
                  </w:pPr>
                  <w:r>
                    <w:rPr>
                      <w:b/>
                      <w:bCs/>
                    </w:rPr>
                    <w:t xml:space="preserve">Obr.9 Počítačová    </w:t>
                  </w:r>
                </w:p>
                <w:p w:rsidR="0006590A" w:rsidRDefault="0006590A">
                  <w:pPr>
                    <w:jc w:val="left"/>
                    <w:rPr>
                      <w:b/>
                      <w:bCs/>
                    </w:rPr>
                  </w:pPr>
                  <w:r>
                    <w:rPr>
                      <w:b/>
                      <w:bCs/>
                    </w:rPr>
                    <w:t xml:space="preserve">           uče</w:t>
                  </w:r>
                  <w:r>
                    <w:rPr>
                      <w:b/>
                      <w:bCs/>
                    </w:rPr>
                    <w:t>b</w:t>
                  </w:r>
                  <w:r>
                    <w:rPr>
                      <w:b/>
                      <w:bCs/>
                    </w:rPr>
                    <w:t>na</w:t>
                  </w:r>
                </w:p>
              </w:txbxContent>
            </v:textbox>
            <w10:wrap type="tight"/>
          </v:shape>
        </w:pict>
      </w:r>
    </w:p>
    <w:p w:rsidR="0006590A" w:rsidRDefault="0006590A">
      <w:r>
        <w:t xml:space="preserve">                                 </w:t>
      </w:r>
    </w:p>
    <w:p w:rsidR="0006590A" w:rsidRDefault="0006590A">
      <w:pPr>
        <w:pStyle w:val="Normln1"/>
        <w:rPr>
          <w:sz w:val="25"/>
        </w:rPr>
      </w:pPr>
    </w:p>
    <w:p w:rsidR="0006590A" w:rsidRDefault="0006590A">
      <w:pPr>
        <w:pStyle w:val="Normln1"/>
        <w:rPr>
          <w:sz w:val="25"/>
        </w:rPr>
      </w:pPr>
    </w:p>
    <w:p w:rsidR="0006590A" w:rsidRDefault="0006590A">
      <w:pPr>
        <w:pStyle w:val="Normln1"/>
        <w:rPr>
          <w:sz w:val="25"/>
        </w:rPr>
      </w:pPr>
    </w:p>
    <w:p w:rsidR="0006590A" w:rsidRDefault="0006590A">
      <w:pPr>
        <w:pStyle w:val="Normln1"/>
        <w:rPr>
          <w:sz w:val="25"/>
        </w:rPr>
      </w:pPr>
    </w:p>
    <w:p w:rsidR="0006590A" w:rsidRDefault="0006590A">
      <w:pPr>
        <w:pStyle w:val="Normln1"/>
        <w:rPr>
          <w:sz w:val="25"/>
        </w:rPr>
      </w:pPr>
    </w:p>
    <w:p w:rsidR="0006590A" w:rsidRDefault="0006590A">
      <w:pPr>
        <w:pStyle w:val="Normln1"/>
        <w:rPr>
          <w:sz w:val="25"/>
        </w:rPr>
      </w:pPr>
    </w:p>
    <w:p w:rsidR="0006590A" w:rsidRDefault="0006590A">
      <w:pPr>
        <w:pStyle w:val="Normln1"/>
        <w:rPr>
          <w:sz w:val="25"/>
        </w:rPr>
      </w:pPr>
    </w:p>
    <w:p w:rsidR="0006590A" w:rsidRDefault="0006590A">
      <w:pPr>
        <w:pStyle w:val="Normln1"/>
        <w:rPr>
          <w:sz w:val="25"/>
        </w:rPr>
      </w:pPr>
    </w:p>
    <w:p w:rsidR="0006590A" w:rsidRDefault="0006590A">
      <w:pPr>
        <w:spacing w:line="360" w:lineRule="auto"/>
        <w:rPr>
          <w:rFonts w:ascii="Arial" w:hAnsi="Arial" w:cs="Arial"/>
          <w:sz w:val="25"/>
        </w:rPr>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r>
        <w:t>V současné době mohu pouze nastínit zlomek výukových programů, které jsou di</w:t>
      </w:r>
      <w:r>
        <w:t>s</w:t>
      </w:r>
      <w:r>
        <w:t>tribuovány na český trh. Jsou to např.:</w:t>
      </w:r>
    </w:p>
    <w:p w:rsidR="0006590A" w:rsidRDefault="0006590A" w:rsidP="00803C00">
      <w:pPr>
        <w:pStyle w:val="Normln1"/>
        <w:numPr>
          <w:ilvl w:val="0"/>
          <w:numId w:val="12"/>
        </w:numPr>
      </w:pPr>
      <w:r>
        <w:t>Produkty firmy LANGMaster International, s.r.o. Praha (</w:t>
      </w:r>
      <w:hyperlink r:id="rId28" w:history="1">
        <w:r>
          <w:rPr>
            <w:rStyle w:val="Hypertextovodkaz"/>
          </w:rPr>
          <w:t>www.langmaster.cz</w:t>
        </w:r>
      </w:hyperlink>
      <w:r>
        <w:t>)</w:t>
      </w:r>
    </w:p>
    <w:p w:rsidR="0006590A" w:rsidRDefault="0006590A" w:rsidP="00803C00">
      <w:pPr>
        <w:numPr>
          <w:ilvl w:val="0"/>
          <w:numId w:val="12"/>
        </w:numPr>
      </w:pPr>
      <w:r>
        <w:t>Produkty firmy Fraus, s.r.o. Plzeň – jazyky, matematika, člověk a příroda, člověk a sp</w:t>
      </w:r>
      <w:r>
        <w:t>o</w:t>
      </w:r>
      <w:r>
        <w:t>lečnost, online podpora, i-učebnice</w:t>
      </w:r>
      <w:r>
        <w:rPr>
          <w:vertAlign w:val="superscript"/>
        </w:rPr>
        <w:sym w:font="Symbol" w:char="F0D3"/>
      </w:r>
      <w:r>
        <w:t xml:space="preserve"> na interaktivních tabulích (</w:t>
      </w:r>
      <w:hyperlink r:id="rId29" w:history="1">
        <w:r>
          <w:rPr>
            <w:rStyle w:val="Hypertextovodkaz"/>
          </w:rPr>
          <w:t>www.fraus.cz</w:t>
        </w:r>
      </w:hyperlink>
      <w:r>
        <w:t>)</w:t>
      </w:r>
    </w:p>
    <w:p w:rsidR="0006590A" w:rsidRDefault="0006590A" w:rsidP="00803C00">
      <w:pPr>
        <w:pStyle w:val="Normln1"/>
        <w:numPr>
          <w:ilvl w:val="0"/>
          <w:numId w:val="12"/>
        </w:numPr>
      </w:pPr>
      <w:r>
        <w:t xml:space="preserve">Cvičebnice informatiky, </w:t>
      </w:r>
      <w:r>
        <w:rPr>
          <w:rStyle w:val="fullpost"/>
          <w:color w:val="202020"/>
        </w:rPr>
        <w:t>Computer Press, a. s., Brno</w:t>
      </w:r>
      <w:r>
        <w:t xml:space="preserve"> ( </w:t>
      </w:r>
      <w:hyperlink r:id="rId30" w:history="1">
        <w:r>
          <w:rPr>
            <w:rStyle w:val="Hypertextovodkaz"/>
          </w:rPr>
          <w:t>www.ceskaskola.cz</w:t>
        </w:r>
      </w:hyperlink>
      <w:r>
        <w:t>)</w:t>
      </w:r>
    </w:p>
    <w:p w:rsidR="0006590A" w:rsidRDefault="0006590A" w:rsidP="00803C00">
      <w:pPr>
        <w:pStyle w:val="Normln1"/>
        <w:numPr>
          <w:ilvl w:val="0"/>
          <w:numId w:val="12"/>
        </w:numPr>
      </w:pPr>
      <w:r>
        <w:t xml:space="preserve">Výukové testovací materiály, </w:t>
      </w:r>
      <w:r>
        <w:rPr>
          <w:rStyle w:val="fullpost"/>
          <w:color w:val="202020"/>
        </w:rPr>
        <w:t>Computer Press, a. s., Brno</w:t>
      </w:r>
      <w:r>
        <w:t xml:space="preserve"> ( </w:t>
      </w:r>
      <w:hyperlink r:id="rId31" w:history="1">
        <w:r>
          <w:rPr>
            <w:rStyle w:val="Hypertextovodkaz"/>
          </w:rPr>
          <w:t>www.ceskaskola.cz</w:t>
        </w:r>
      </w:hyperlink>
      <w:r>
        <w:t>)</w:t>
      </w:r>
    </w:p>
    <w:p w:rsidR="0006590A" w:rsidRDefault="0006590A" w:rsidP="00803C00">
      <w:pPr>
        <w:pStyle w:val="Normln1"/>
        <w:numPr>
          <w:ilvl w:val="0"/>
          <w:numId w:val="12"/>
        </w:numPr>
      </w:pPr>
      <w:r>
        <w:t xml:space="preserve">Slovníky firmy Lingea s.r.o., Brno ( </w:t>
      </w:r>
      <w:hyperlink r:id="rId32" w:history="1">
        <w:r>
          <w:rPr>
            <w:rStyle w:val="Hypertextovodkaz"/>
          </w:rPr>
          <w:t>www.lingea.cz</w:t>
        </w:r>
      </w:hyperlink>
      <w:r>
        <w:t>)</w:t>
      </w:r>
    </w:p>
    <w:p w:rsidR="0006590A" w:rsidRDefault="0006590A" w:rsidP="00803C00">
      <w:pPr>
        <w:pStyle w:val="Normln1"/>
        <w:numPr>
          <w:ilvl w:val="0"/>
          <w:numId w:val="12"/>
        </w:numPr>
        <w:jc w:val="left"/>
      </w:pPr>
      <w:r>
        <w:t>Slovníky, překladače textů a internetových stránek,</w:t>
      </w:r>
      <w:r>
        <w:rPr>
          <w:caps/>
        </w:rPr>
        <w:t xml:space="preserve"> Langue Soft</w:t>
      </w:r>
      <w:r>
        <w:t>, Záhorovice (</w:t>
      </w:r>
      <w:hyperlink r:id="rId33" w:history="1">
        <w:r>
          <w:rPr>
            <w:rStyle w:val="Hypertextovodkaz"/>
          </w:rPr>
          <w:t>www.translat.cz</w:t>
        </w:r>
      </w:hyperlink>
      <w:r>
        <w:t>)</w:t>
      </w:r>
    </w:p>
    <w:p w:rsidR="0006590A" w:rsidRDefault="0006590A" w:rsidP="00803C00">
      <w:pPr>
        <w:pStyle w:val="Normln1"/>
        <w:numPr>
          <w:ilvl w:val="0"/>
          <w:numId w:val="12"/>
        </w:numPr>
      </w:pPr>
      <w:r>
        <w:t>Encyklopedie firmy FUTURE MEDIA INTERNATIONAL s.r.o. Dějiny zemí k</w:t>
      </w:r>
      <w:r>
        <w:t>o</w:t>
      </w:r>
      <w:r>
        <w:t>runy české schválená MŠMT ČR, č.j.16 383/92 - 21 (</w:t>
      </w:r>
      <w:hyperlink r:id="rId34" w:history="1">
        <w:r>
          <w:rPr>
            <w:rStyle w:val="Hypertextovodkaz"/>
          </w:rPr>
          <w:t>www.volny.cz/FMI</w:t>
        </w:r>
      </w:hyperlink>
      <w:r>
        <w:t>)</w:t>
      </w:r>
    </w:p>
    <w:p w:rsidR="0006590A" w:rsidRDefault="0006590A" w:rsidP="00803C00">
      <w:pPr>
        <w:pStyle w:val="Normln1"/>
        <w:numPr>
          <w:ilvl w:val="0"/>
          <w:numId w:val="12"/>
        </w:numPr>
        <w:jc w:val="left"/>
      </w:pPr>
      <w:r>
        <w:t>Kronika lidstva, Kronika Českých zemí, Kronika 20.století (</w:t>
      </w:r>
      <w:hyperlink r:id="rId35" w:history="1">
        <w:r>
          <w:rPr>
            <w:rStyle w:val="Hypertextovodkaz"/>
          </w:rPr>
          <w:t>www.europedia.cz</w:t>
        </w:r>
      </w:hyperlink>
      <w:r>
        <w:t>)</w:t>
      </w:r>
    </w:p>
    <w:p w:rsidR="0006590A" w:rsidRDefault="0006590A" w:rsidP="00803C00">
      <w:pPr>
        <w:pStyle w:val="Normln1"/>
        <w:numPr>
          <w:ilvl w:val="0"/>
          <w:numId w:val="12"/>
        </w:numPr>
      </w:pPr>
      <w:r>
        <w:t xml:space="preserve">Aplikační programy ( </w:t>
      </w:r>
      <w:hyperlink r:id="rId36" w:history="1">
        <w:r>
          <w:rPr>
            <w:rStyle w:val="Hypertextovodkaz"/>
          </w:rPr>
          <w:t>www.microsoft.cz</w:t>
        </w:r>
      </w:hyperlink>
      <w:r>
        <w:t>), např. program k vytváření prezentací  -  Micr</w:t>
      </w:r>
      <w:r>
        <w:t>o</w:t>
      </w:r>
      <w:r>
        <w:t>soft</w:t>
      </w:r>
      <w:r>
        <w:rPr>
          <w:vertAlign w:val="superscript"/>
        </w:rPr>
        <w:sym w:font="Symbol" w:char="F0E2"/>
      </w:r>
      <w:r>
        <w:rPr>
          <w:vertAlign w:val="superscript"/>
        </w:rPr>
        <w:t xml:space="preserve"> </w:t>
      </w:r>
      <w:r>
        <w:t>PowerPoint 2000 CZ</w:t>
      </w:r>
    </w:p>
    <w:p w:rsidR="0006590A" w:rsidRDefault="0006590A" w:rsidP="00803C00">
      <w:pPr>
        <w:numPr>
          <w:ilvl w:val="0"/>
          <w:numId w:val="12"/>
        </w:numPr>
      </w:pPr>
      <w:r>
        <w:t xml:space="preserve">Výukové programy pro učitele a žáky ( </w:t>
      </w:r>
      <w:hyperlink r:id="rId37" w:history="1">
        <w:r>
          <w:rPr>
            <w:rStyle w:val="Hypertextovodkaz"/>
          </w:rPr>
          <w:t>www.eucitel.cz</w:t>
        </w:r>
      </w:hyperlink>
      <w:r>
        <w:t xml:space="preserve"> )</w:t>
      </w:r>
    </w:p>
    <w:p w:rsidR="0006590A" w:rsidRDefault="0006590A" w:rsidP="00803C00">
      <w:pPr>
        <w:numPr>
          <w:ilvl w:val="0"/>
          <w:numId w:val="12"/>
        </w:numPr>
      </w:pPr>
      <w:r>
        <w:t xml:space="preserve">Učebnice, cvičebnice:  Petra Valentová.VYUKA.CZ, Třebíč ( </w:t>
      </w:r>
      <w:hyperlink r:id="rId38" w:history="1">
        <w:r>
          <w:rPr>
            <w:rStyle w:val="Hypertextovodkaz"/>
          </w:rPr>
          <w:t>www.vyuka.cz</w:t>
        </w:r>
      </w:hyperlink>
      <w:r>
        <w:t xml:space="preserve"> )</w:t>
      </w:r>
    </w:p>
    <w:p w:rsidR="0006590A" w:rsidRDefault="0006590A" w:rsidP="00803C00">
      <w:pPr>
        <w:pStyle w:val="1"/>
        <w:numPr>
          <w:ilvl w:val="0"/>
          <w:numId w:val="12"/>
        </w:numPr>
        <w:jc w:val="both"/>
        <w:rPr>
          <w:rFonts w:ascii="Times New Roman" w:hAnsi="Times New Roman" w:cs="Times New Roman"/>
          <w:color w:val="auto"/>
        </w:rPr>
      </w:pPr>
      <w:r>
        <w:rPr>
          <w:rFonts w:ascii="Times New Roman" w:hAnsi="Times New Roman" w:cs="Times New Roman"/>
          <w:color w:val="auto"/>
        </w:rPr>
        <w:t>Skladatelé světové hudby (</w:t>
      </w:r>
      <w:hyperlink r:id="rId39" w:history="1">
        <w:r>
          <w:rPr>
            <w:rStyle w:val="Hypertextovodkaz"/>
            <w:rFonts w:ascii="Times New Roman" w:hAnsi="Times New Roman" w:cs="Times New Roman"/>
          </w:rPr>
          <w:t>www.levneknihy.cz</w:t>
        </w:r>
      </w:hyperlink>
      <w:r>
        <w:rPr>
          <w:rFonts w:ascii="Times New Roman" w:hAnsi="Times New Roman" w:cs="Times New Roman"/>
          <w:color w:val="auto"/>
        </w:rPr>
        <w:t>)</w:t>
      </w:r>
    </w:p>
    <w:p w:rsidR="0006590A" w:rsidRDefault="0006590A" w:rsidP="00803C00">
      <w:pPr>
        <w:pStyle w:val="1"/>
        <w:numPr>
          <w:ilvl w:val="0"/>
          <w:numId w:val="12"/>
        </w:numPr>
        <w:jc w:val="both"/>
        <w:rPr>
          <w:rFonts w:ascii="Times New Roman" w:hAnsi="Times New Roman" w:cs="Times New Roman"/>
          <w:color w:val="auto"/>
        </w:rPr>
      </w:pPr>
      <w:r>
        <w:rPr>
          <w:rFonts w:ascii="Times New Roman" w:hAnsi="Times New Roman" w:cs="Times New Roman"/>
          <w:color w:val="auto"/>
        </w:rPr>
        <w:t xml:space="preserve">Programy firmy </w:t>
      </w:r>
      <w:r>
        <w:rPr>
          <w:rFonts w:ascii="Times New Roman" w:hAnsi="Times New Roman" w:cs="Times New Roman"/>
          <w:caps/>
          <w:color w:val="auto"/>
        </w:rPr>
        <w:t>Tera</w:t>
      </w:r>
      <w:r>
        <w:rPr>
          <w:rFonts w:ascii="Times New Roman" w:hAnsi="Times New Roman" w:cs="Times New Roman"/>
          <w:color w:val="auto"/>
        </w:rPr>
        <w:t>SOFT (</w:t>
      </w:r>
      <w:hyperlink r:id="rId40" w:history="1">
        <w:r>
          <w:rPr>
            <w:rStyle w:val="Hypertextovodkaz"/>
            <w:rFonts w:ascii="Times New Roman" w:hAnsi="Times New Roman" w:cs="Times New Roman"/>
          </w:rPr>
          <w:t>www.terasoft.cz</w:t>
        </w:r>
      </w:hyperlink>
      <w:r>
        <w:rPr>
          <w:rFonts w:ascii="Times New Roman" w:hAnsi="Times New Roman" w:cs="Times New Roman"/>
          <w:color w:val="auto"/>
        </w:rPr>
        <w:t>) : čeština, matematika, biologie, ně</w:t>
      </w:r>
      <w:r>
        <w:rPr>
          <w:rFonts w:ascii="Times New Roman" w:hAnsi="Times New Roman" w:cs="Times New Roman"/>
          <w:color w:val="auto"/>
        </w:rPr>
        <w:t>m</w:t>
      </w:r>
      <w:r>
        <w:rPr>
          <w:rFonts w:ascii="Times New Roman" w:hAnsi="Times New Roman" w:cs="Times New Roman"/>
          <w:color w:val="auto"/>
        </w:rPr>
        <w:t>čina , angličt</w:t>
      </w:r>
      <w:r>
        <w:rPr>
          <w:rFonts w:ascii="Times New Roman" w:hAnsi="Times New Roman" w:cs="Times New Roman"/>
          <w:color w:val="auto"/>
        </w:rPr>
        <w:t>i</w:t>
      </w:r>
      <w:r>
        <w:rPr>
          <w:rFonts w:ascii="Times New Roman" w:hAnsi="Times New Roman" w:cs="Times New Roman"/>
          <w:color w:val="auto"/>
        </w:rPr>
        <w:t>na aj. –všechny schválené MŠMT</w:t>
      </w:r>
    </w:p>
    <w:p w:rsidR="0006590A" w:rsidRDefault="0006590A" w:rsidP="00803C00">
      <w:pPr>
        <w:pStyle w:val="1"/>
        <w:numPr>
          <w:ilvl w:val="0"/>
          <w:numId w:val="12"/>
        </w:numPr>
        <w:jc w:val="both"/>
        <w:rPr>
          <w:rFonts w:ascii="Times New Roman" w:hAnsi="Times New Roman" w:cs="Times New Roman"/>
          <w:color w:val="auto"/>
        </w:rPr>
      </w:pPr>
      <w:r>
        <w:rPr>
          <w:rFonts w:ascii="Times New Roman" w:hAnsi="Times New Roman" w:cs="Times New Roman"/>
          <w:color w:val="auto"/>
        </w:rPr>
        <w:t>Nakladatelství Oskar II, Praha 2000,CD -  Česká knihovna ver.1.0 ( přes 100 knih s 15000 stran textu, výkladový slovník l</w:t>
      </w:r>
      <w:r>
        <w:rPr>
          <w:rFonts w:ascii="Times New Roman" w:hAnsi="Times New Roman" w:cs="Times New Roman"/>
          <w:color w:val="auto"/>
        </w:rPr>
        <w:t>i</w:t>
      </w:r>
      <w:r>
        <w:rPr>
          <w:rFonts w:ascii="Times New Roman" w:hAnsi="Times New Roman" w:cs="Times New Roman"/>
          <w:color w:val="auto"/>
        </w:rPr>
        <w:t>terárních směrů s 500 stranami)</w:t>
      </w:r>
    </w:p>
    <w:p w:rsidR="0006590A" w:rsidRDefault="0006590A" w:rsidP="00803C00">
      <w:pPr>
        <w:pStyle w:val="1"/>
        <w:numPr>
          <w:ilvl w:val="0"/>
          <w:numId w:val="12"/>
        </w:numPr>
        <w:jc w:val="both"/>
        <w:rPr>
          <w:rFonts w:ascii="Times New Roman" w:hAnsi="Times New Roman" w:cs="Times New Roman"/>
          <w:color w:val="auto"/>
        </w:rPr>
      </w:pPr>
      <w:r>
        <w:rPr>
          <w:rFonts w:ascii="Times New Roman" w:hAnsi="Times New Roman" w:cs="Times New Roman"/>
          <w:color w:val="auto"/>
        </w:rPr>
        <w:t>Historie. Interaktivní průvodce dějinami. BSP Multimedia, s.r.o. Praha, 2009. Distr</w:t>
      </w:r>
      <w:r>
        <w:rPr>
          <w:rFonts w:ascii="Times New Roman" w:hAnsi="Times New Roman" w:cs="Times New Roman"/>
          <w:color w:val="auto"/>
        </w:rPr>
        <w:t>i</w:t>
      </w:r>
      <w:r>
        <w:rPr>
          <w:rFonts w:ascii="Times New Roman" w:hAnsi="Times New Roman" w:cs="Times New Roman"/>
          <w:color w:val="auto"/>
        </w:rPr>
        <w:t xml:space="preserve">butor: Pachner vzdělávací programy,  ( </w:t>
      </w:r>
      <w:hyperlink r:id="rId41" w:history="1">
        <w:r>
          <w:rPr>
            <w:rStyle w:val="Hypertextovodkaz"/>
            <w:rFonts w:ascii="Times New Roman" w:hAnsi="Times New Roman" w:cs="Times New Roman"/>
          </w:rPr>
          <w:t>www.pachner.cz</w:t>
        </w:r>
      </w:hyperlink>
      <w:r>
        <w:rPr>
          <w:rFonts w:ascii="Times New Roman" w:hAnsi="Times New Roman" w:cs="Times New Roman"/>
          <w:color w:val="auto"/>
        </w:rPr>
        <w:t xml:space="preserve"> )</w:t>
      </w:r>
    </w:p>
    <w:p w:rsidR="0006590A" w:rsidRDefault="0006590A" w:rsidP="00803C00">
      <w:pPr>
        <w:pStyle w:val="1"/>
        <w:numPr>
          <w:ilvl w:val="0"/>
          <w:numId w:val="12"/>
        </w:numPr>
        <w:jc w:val="both"/>
        <w:rPr>
          <w:rFonts w:ascii="Times New Roman" w:hAnsi="Times New Roman" w:cs="Times New Roman"/>
          <w:color w:val="auto"/>
        </w:rPr>
      </w:pPr>
      <w:r>
        <w:rPr>
          <w:rFonts w:ascii="Times New Roman" w:hAnsi="Times New Roman" w:cs="Times New Roman"/>
          <w:color w:val="auto"/>
        </w:rPr>
        <w:t xml:space="preserve">Věda. Interaktivní průvodce světem přírodních věd. BSP Multimedia, s.r.o. Praha, 2009. Distributor: Pachner vzdělávací programy,  ( </w:t>
      </w:r>
      <w:hyperlink r:id="rId42" w:history="1">
        <w:r>
          <w:rPr>
            <w:rStyle w:val="Hypertextovodkaz"/>
            <w:rFonts w:ascii="Times New Roman" w:hAnsi="Times New Roman" w:cs="Times New Roman"/>
          </w:rPr>
          <w:t>www.pachner.cz</w:t>
        </w:r>
      </w:hyperlink>
      <w:r>
        <w:rPr>
          <w:rFonts w:ascii="Times New Roman" w:hAnsi="Times New Roman" w:cs="Times New Roman"/>
          <w:color w:val="auto"/>
        </w:rPr>
        <w:t xml:space="preserve"> )</w:t>
      </w:r>
    </w:p>
    <w:p w:rsidR="0006590A" w:rsidRDefault="0006590A" w:rsidP="00803C00">
      <w:pPr>
        <w:pStyle w:val="1"/>
        <w:numPr>
          <w:ilvl w:val="0"/>
          <w:numId w:val="12"/>
        </w:numPr>
        <w:jc w:val="both"/>
        <w:rPr>
          <w:rFonts w:ascii="Times New Roman" w:hAnsi="Times New Roman" w:cs="Times New Roman"/>
          <w:color w:val="auto"/>
        </w:rPr>
      </w:pPr>
      <w:r>
        <w:rPr>
          <w:rFonts w:ascii="Times New Roman" w:hAnsi="Times New Roman" w:cs="Times New Roman"/>
          <w:color w:val="auto"/>
        </w:rPr>
        <w:t xml:space="preserve">Literatura pro 1,2 a 3 ročník SŠ. Didaktis 2008. Vydání první. ( </w:t>
      </w:r>
      <w:hyperlink r:id="rId43" w:history="1">
        <w:r>
          <w:rPr>
            <w:rStyle w:val="Hypertextovodkaz"/>
            <w:rFonts w:ascii="Times New Roman" w:hAnsi="Times New Roman" w:cs="Times New Roman"/>
          </w:rPr>
          <w:t>www.didaktis.cz</w:t>
        </w:r>
      </w:hyperlink>
      <w:r>
        <w:rPr>
          <w:rFonts w:ascii="Times New Roman" w:hAnsi="Times New Roman" w:cs="Times New Roman"/>
          <w:color w:val="auto"/>
        </w:rPr>
        <w:t xml:space="preserve"> )</w:t>
      </w:r>
    </w:p>
    <w:p w:rsidR="0006590A" w:rsidRDefault="0006590A" w:rsidP="00803C00">
      <w:pPr>
        <w:pStyle w:val="1"/>
        <w:numPr>
          <w:ilvl w:val="0"/>
          <w:numId w:val="12"/>
        </w:numPr>
        <w:jc w:val="both"/>
        <w:rPr>
          <w:rFonts w:ascii="Times New Roman" w:hAnsi="Times New Roman" w:cs="Times New Roman"/>
          <w:color w:val="auto"/>
        </w:rPr>
      </w:pPr>
      <w:r>
        <w:rPr>
          <w:rFonts w:ascii="Times New Roman" w:hAnsi="Times New Roman" w:cs="Times New Roman"/>
          <w:color w:val="auto"/>
        </w:rPr>
        <w:t>Kusala, J., Hofman,L. Fyzika zajímavě. Atomistika a astronomie. Pachner, vzdělávací sof</w:t>
      </w:r>
      <w:r>
        <w:rPr>
          <w:rFonts w:ascii="Times New Roman" w:hAnsi="Times New Roman" w:cs="Times New Roman"/>
          <w:color w:val="auto"/>
        </w:rPr>
        <w:t>t</w:t>
      </w:r>
      <w:r>
        <w:rPr>
          <w:rFonts w:ascii="Times New Roman" w:hAnsi="Times New Roman" w:cs="Times New Roman"/>
          <w:color w:val="auto"/>
        </w:rPr>
        <w:t xml:space="preserve">ware, s.r.o., 2009. ( </w:t>
      </w:r>
      <w:hyperlink r:id="rId44" w:history="1">
        <w:r>
          <w:rPr>
            <w:rStyle w:val="Hypertextovodkaz"/>
            <w:rFonts w:ascii="Times New Roman" w:hAnsi="Times New Roman" w:cs="Times New Roman"/>
          </w:rPr>
          <w:t>www.pachner.cz</w:t>
        </w:r>
      </w:hyperlink>
      <w:r>
        <w:rPr>
          <w:rFonts w:ascii="Times New Roman" w:hAnsi="Times New Roman" w:cs="Times New Roman"/>
        </w:rPr>
        <w:t xml:space="preserve"> </w:t>
      </w:r>
      <w:r>
        <w:rPr>
          <w:rFonts w:ascii="Times New Roman" w:hAnsi="Times New Roman" w:cs="Times New Roman"/>
          <w:color w:val="auto"/>
        </w:rPr>
        <w:t>)</w:t>
      </w:r>
    </w:p>
    <w:p w:rsidR="0006590A" w:rsidRDefault="0006590A">
      <w:r>
        <w:br w:type="page"/>
        <w:t xml:space="preserve">     Dalším zdrojem různých výukových programů je </w:t>
      </w:r>
      <w:r>
        <w:rPr>
          <w:b/>
          <w:bCs/>
          <w:i/>
          <w:iCs/>
        </w:rPr>
        <w:t>internet</w:t>
      </w:r>
      <w:r>
        <w:t>, který způsobil rev</w:t>
      </w:r>
      <w:r>
        <w:t>o</w:t>
      </w:r>
      <w:r>
        <w:t>luci v práci s informacemi. Prostřednictvím webových stránek lze za velmi nízkých nákladů publikovat obrovské množství dat. Nikdo ale nehlídá jejich kv</w:t>
      </w:r>
      <w:r>
        <w:t>a</w:t>
      </w:r>
      <w:r>
        <w:t>litu. Objevuje se řada výborných stránek, ale také stovky stránek s nekvalitním obsahem. Desítky žáků a studentů dnes zveře</w:t>
      </w:r>
      <w:r>
        <w:t>j</w:t>
      </w:r>
      <w:r>
        <w:t>ňují svoje referáty, seminární práce a vypracované maturitní otázky a ani je nenapadne, že jejich vzděl</w:t>
      </w:r>
      <w:r>
        <w:t>á</w:t>
      </w:r>
      <w:r>
        <w:t>ní je zcela nedostatečné pro takovou práci. Jejich výtvory pak obsahují řadu vě</w:t>
      </w:r>
      <w:r>
        <w:t>c</w:t>
      </w:r>
      <w:r>
        <w:t>ných chyb a i jazyková kultura těchto textů je velmi nízká. Další žáci zase pilně stahují tyto práce z intern</w:t>
      </w:r>
      <w:r>
        <w:t>e</w:t>
      </w:r>
      <w:r>
        <w:t>tu a na hodinách je vyd</w:t>
      </w:r>
      <w:r>
        <w:t>á</w:t>
      </w:r>
      <w:r>
        <w:t xml:space="preserve">vají za vlastní. </w:t>
      </w:r>
    </w:p>
    <w:p w:rsidR="0006590A" w:rsidRDefault="0006590A">
      <w:r>
        <w:t xml:space="preserve">      Na rozdíl od encyklopedií, učebnic i nosičů CD a DVD je na internetu řada neověřených info</w:t>
      </w:r>
      <w:r>
        <w:t>r</w:t>
      </w:r>
      <w:r>
        <w:t>mací. Existuje tedy velká pravděpodobnost, že tyto informace budou nepřesné, ba přímo z</w:t>
      </w:r>
      <w:r>
        <w:t>a</w:t>
      </w:r>
      <w:r>
        <w:t>vádějící. Právě učitel by měl žákům demonstrovat, že informace z někt</w:t>
      </w:r>
      <w:r>
        <w:t>e</w:t>
      </w:r>
      <w:r>
        <w:t>rých internetových zdrojů mají velmi nízkou kvalitu. Nejlepší je srovnat informace z tištěné encyklopedie a e</w:t>
      </w:r>
      <w:r>
        <w:t>n</w:t>
      </w:r>
      <w:r>
        <w:t>cyklop</w:t>
      </w:r>
      <w:r>
        <w:t>e</w:t>
      </w:r>
      <w:r>
        <w:t xml:space="preserve">die na internetu. Žáci často používají nedůvěryhodné zdroje a informace si neověřují.      </w:t>
      </w:r>
    </w:p>
    <w:p w:rsidR="0006590A" w:rsidRDefault="0006590A">
      <w:pPr>
        <w:pStyle w:val="Normln1"/>
      </w:pPr>
      <w:r>
        <w:t xml:space="preserve">     Na internet totiž může dát kdokoliv cokoliv. V případě internetu je lepší, když informace v</w:t>
      </w:r>
      <w:r>
        <w:t>y</w:t>
      </w:r>
      <w:r>
        <w:t>hledávají a třídí samotní žáci, než aby to dělal učitel během přípravy na hodinu a svým žákům předával jen hotová fakta. I zde je nastíněn směr změny způsobu výuky na školách. Nepůjde o žádnou revoluci, spíše o oživení hodin. Žáci, mající k disp</w:t>
      </w:r>
      <w:r>
        <w:t>o</w:t>
      </w:r>
      <w:r>
        <w:t>zici počítač napojený na internet, mohou rychle srovnat kvalitu i množství informací, které jim nabízejí klasické knihy (encyklopedie a uče</w:t>
      </w:r>
      <w:r>
        <w:t>b</w:t>
      </w:r>
      <w:r>
        <w:t>nice) a elektronické publikace. S rostoucím počtem uživatelů počítačů bude růst i počet kvalitních výukových programů. Kvalita intern</w:t>
      </w:r>
      <w:r>
        <w:t>e</w:t>
      </w:r>
      <w:r>
        <w:t>tových stránek se ale asi radikálně nezlepší. Jenom se vydělí zdroje kvalitních informací – ty budou nejnavštěvovaně</w:t>
      </w:r>
      <w:r>
        <w:t>j</w:t>
      </w:r>
      <w:r>
        <w:t>ší.</w:t>
      </w:r>
    </w:p>
    <w:p w:rsidR="0006590A" w:rsidRDefault="0006590A">
      <w:pPr>
        <w:pStyle w:val="Normlnweb"/>
      </w:pPr>
    </w:p>
    <w:p w:rsidR="0006590A" w:rsidRDefault="0006590A">
      <w:pPr>
        <w:pStyle w:val="Normlnweb"/>
        <w:rPr>
          <w:b/>
          <w:bCs/>
        </w:rPr>
      </w:pPr>
      <w:r>
        <w:rPr>
          <w:b/>
          <w:bCs/>
        </w:rPr>
        <w:t>Obr.10 Loga vybraných firem dodávající interaktivní učenice na český trh</w:t>
      </w:r>
    </w:p>
    <w:p w:rsidR="0006590A" w:rsidRDefault="0006590A">
      <w:pPr>
        <w:pStyle w:val="Normlnweb"/>
      </w:pPr>
      <w:r>
        <w:rPr>
          <w:rFonts w:ascii="Tahoma" w:hAnsi="Tahoma" w:cs="Tahoma"/>
          <w:noProof/>
          <w:color w:val="333333"/>
          <w:sz w:val="18"/>
          <w:szCs w:val="18"/>
        </w:rPr>
        <w:pict>
          <v:group id="_x0000_s1290" style="position:absolute;left:0;text-align:left;margin-left:1in;margin-top:1.85pt;width:339pt;height:324pt;z-index:251665408" coordorigin="3425,8078" coordsize="6780,6480" wrapcoords="478 0 478 3800 2055 4000 -48 4150 -48 7800 1673 8000 6212 8000 1051 8350 1051 11150 -48 11200 -48 16800 6212 16800 -48 17350 -48 20050 6212 20800 6212 21550 14384 21550 14384 20800 15913 20800 19019 20250 19019 17400 17873 17200 14384 16800 19880 16800 20214 16750 20214 14400 14384 13600 21600 13550 21600 10750 21218 10750 14384 10400 14384 9600 21361 9450 21265 7200 20119 6400 20214 3600 19450 3500 14384 3200 16773 3150 18972 2800 18972 1600 19593 1100 19402 900 14384 800 14384 0 478 0">
            <v:shape id="_x0000_s1270" type="#_x0000_t202" style="position:absolute;left:5405;top:8078;width:2520;height:6480" wrapcoords="-129 0 -129 21550 21600 21550 21600 0 -129 0" o:regroupid="4" fillcolor="lime" stroked="f">
              <v:fill color2="#3cc" rotate="t" focus="100%" type="gradient"/>
              <v:textbox style="mso-next-textbox:#_x0000_s1270">
                <w:txbxContent>
                  <w:p w:rsidR="0006590A" w:rsidRDefault="0006590A"/>
                </w:txbxContent>
              </v:textbox>
            </v:shape>
            <v:shape id="logo" o:spid="_x0000_s1260" type="#_x0000_t75" alt="FRAUS - více znát" style="position:absolute;left:3425;top:9338;width:2520;height:1080" wrapcoords="-128 0 -128 21405 21600 21405 21600 0 -128 0" o:regroupid="4">
              <v:imagedata r:id="rId45" r:href="rId46"/>
            </v:shape>
            <v:shape id="ctl00_TopBar_Logo_img" o:spid="_x0000_s1261" type="#_x0000_t75" alt="LANGMaster" style="position:absolute;left:6305;top:8258;width:3240;height:720" wrapcoords="-95 0 -95 16941 6821 20329 12979 21176 16295 21176 20653 20329 20274 13976 21032 13129 20842 6776 21600 5929 21600 2965 4642 0 -95 0" o:regroupid="4">
              <v:imagedata r:id="rId47" r:href="rId48"/>
            </v:shape>
            <v:shape id="_x0000_s1262" type="#_x0000_t75" style="position:absolute;left:6485;top:9158;width:3240;height:860" wrapcoords="-100 0 -100 21221 21600 21221 21600 0 -100 0" o:regroupid="4">
              <v:imagedata r:id="rId49" o:title=""/>
            </v:shape>
            <v:shape id="_x0000_s1263" type="#_x0000_t75" alt="" style="position:absolute;left:3785;top:10598;width:2220;height:820" wrapcoords="-146 0 -146 21207 21600 21207 21600 0 -146 0" o:regroupid="4">
              <v:imagedata r:id="rId50" r:href="rId51"/>
            </v:shape>
            <v:shape id="_x0000_s1265" type="#_x0000_t75" alt="Language Soft - slovník, překladač vět, překladač textů" style="position:absolute;left:7025;top:11318;width:3180;height:820" wrapcoords="-102 0 -102 21207 21600 21207 21600 0 -102 0" o:regroupid="4">
              <v:imagedata r:id="rId52" r:href="rId53"/>
            </v:shape>
            <v:shape id="_x0000_s1266" type="#_x0000_t75" style="position:absolute;left:7385;top:10238;width:2700;height:675" wrapcoords="-155 0 -155 20983 21600 20983 21600 0 -155 0" o:regroupid="4">
              <v:imagedata r:id="rId54" o:title=""/>
            </v:shape>
            <v:shape id="_x0000_s1264" type="#_x0000_t75" style="position:absolute;left:3605;top:8078;width:2320;height:1140" wrapcoords="-139 0 -139 21316 21600 21316 21600 0 -139 0" o:regroupid="4">
              <v:imagedata r:id="rId55" o:title=""/>
            </v:shape>
            <v:shape id="_x0000_s1284" type="#_x0000_t75" style="position:absolute;left:3425;top:13298;width:3060;height:792" wrapcoords="-96 0 -96 21228 21600 21228 21600 0 -96 0" o:regroupid="3">
              <v:imagedata r:id="rId56" o:title=""/>
            </v:shape>
            <v:shape id="_x0000_s1287" type="#_x0000_t75" alt="Výukové programy a výukový software na CD-ROM nejen pro školy - Pachner, vzdělávací software, s.r.o." style="position:absolute;left:3425;top:12398;width:6296;height:720" wrapcoords="-51 0 -51 21234 21600 21234 21600 0 -51 0">
              <v:imagedata r:id="rId57" r:href="rId58"/>
            </v:shape>
            <v:shape id="_x0000_s1288" type="#_x0000_t75" style="position:absolute;left:7025;top:13298;width:2340;height:870" wrapcoords="-124 0 -124 21268 21600 21268 21600 0 -124 0">
              <v:imagedata r:id="rId59" o:title=""/>
            </v:shape>
            <v:shape id="_x0000_s1289" type="#_x0000_t75" style="position:absolute;left:3425;top:11458;width:3031;height:720" wrapcoords="-107 0 -107 21185 21600 21185 21600 0 -107 0">
              <v:imagedata r:id="rId60" o:title=""/>
            </v:shape>
            <w10:wrap type="tight"/>
          </v:group>
        </w:pict>
      </w:r>
    </w:p>
    <w:p w:rsidR="0006590A" w:rsidRDefault="0006590A">
      <w:pPr>
        <w:keepNext w:val="0"/>
        <w:spacing w:line="240" w:lineRule="auto"/>
        <w:jc w:val="left"/>
        <w:rPr>
          <w:rFonts w:ascii="Tahoma" w:hAnsi="Tahoma" w:cs="Tahoma"/>
          <w:color w:val="333333"/>
          <w:sz w:val="18"/>
          <w:szCs w:val="18"/>
        </w:rPr>
      </w:pPr>
    </w:p>
    <w:p w:rsidR="0006590A" w:rsidRDefault="0006590A">
      <w:pPr>
        <w:pStyle w:val="Normlnweb"/>
      </w:pPr>
    </w:p>
    <w:p w:rsidR="0006590A" w:rsidRDefault="0006590A">
      <w:pPr>
        <w:pStyle w:val="Normlnweb"/>
      </w:pPr>
    </w:p>
    <w:p w:rsidR="0006590A" w:rsidRDefault="0006590A">
      <w:pPr>
        <w:pStyle w:val="Normlnweb"/>
      </w:pPr>
    </w:p>
    <w:p w:rsidR="0006590A" w:rsidRDefault="0006590A">
      <w:pPr>
        <w:pStyle w:val="Normlnweb"/>
      </w:pPr>
    </w:p>
    <w:p w:rsidR="0006590A" w:rsidRDefault="0006590A">
      <w:pPr>
        <w:pStyle w:val="Normlnweb"/>
      </w:pPr>
    </w:p>
    <w:p w:rsidR="0006590A" w:rsidRDefault="0006590A">
      <w:pPr>
        <w:pStyle w:val="Normlnweb"/>
      </w:pPr>
    </w:p>
    <w:p w:rsidR="0006590A" w:rsidRDefault="0006590A">
      <w:pPr>
        <w:pStyle w:val="Normlnweb"/>
      </w:pPr>
    </w:p>
    <w:p w:rsidR="0006590A" w:rsidRDefault="0006590A">
      <w:pPr>
        <w:pStyle w:val="Normlnweb"/>
      </w:pPr>
    </w:p>
    <w:p w:rsidR="0006590A" w:rsidRDefault="0006590A">
      <w:pPr>
        <w:pStyle w:val="Normlnweb"/>
      </w:pPr>
    </w:p>
    <w:p w:rsidR="0006590A" w:rsidRDefault="0006590A">
      <w:pPr>
        <w:pStyle w:val="Normlnweb"/>
      </w:pPr>
    </w:p>
    <w:p w:rsidR="0006590A" w:rsidRDefault="0006590A">
      <w:pPr>
        <w:pStyle w:val="Normlnweb"/>
      </w:pPr>
    </w:p>
    <w:p w:rsidR="0006590A" w:rsidRDefault="0006590A">
      <w:pPr>
        <w:pStyle w:val="Normlnweb"/>
      </w:pPr>
    </w:p>
    <w:p w:rsidR="0006590A" w:rsidRDefault="0006590A">
      <w:pPr>
        <w:pStyle w:val="Normlnweb"/>
      </w:pPr>
    </w:p>
    <w:p w:rsidR="0006590A" w:rsidRDefault="0006590A">
      <w:pPr>
        <w:pStyle w:val="Normlnweb"/>
      </w:pPr>
    </w:p>
    <w:p w:rsidR="0006590A" w:rsidRDefault="0006590A">
      <w:pPr>
        <w:pStyle w:val="Normlnweb"/>
      </w:pPr>
    </w:p>
    <w:p w:rsidR="0006590A" w:rsidRDefault="0006590A">
      <w:pPr>
        <w:pStyle w:val="Normlnweb"/>
      </w:pPr>
    </w:p>
    <w:p w:rsidR="0006590A" w:rsidRDefault="0006590A">
      <w:pPr>
        <w:pStyle w:val="Normlnweb"/>
      </w:pPr>
    </w:p>
    <w:p w:rsidR="0006590A" w:rsidRDefault="0006590A">
      <w:pPr>
        <w:pStyle w:val="Normlnweb"/>
      </w:pPr>
    </w:p>
    <w:p w:rsidR="0006590A" w:rsidRDefault="0006590A">
      <w:pPr>
        <w:pStyle w:val="Normlnweb"/>
      </w:pPr>
    </w:p>
    <w:p w:rsidR="0006590A" w:rsidRDefault="0006590A"/>
    <w:p w:rsidR="0006590A" w:rsidRDefault="0006590A"/>
    <w:p w:rsidR="0006590A" w:rsidRDefault="0006590A"/>
    <w:p w:rsidR="0006590A" w:rsidRDefault="0006590A"/>
    <w:p w:rsidR="0006590A" w:rsidRDefault="0006590A">
      <w:pPr>
        <w:pStyle w:val="Nadpis3"/>
        <w:rPr>
          <w:shd w:val="clear" w:color="auto" w:fill="003366"/>
        </w:rPr>
      </w:pPr>
      <w:r>
        <w:br w:type="page"/>
      </w:r>
      <w:bookmarkStart w:id="40" w:name="_2.3__Negativní_vlivy počítačů na žá"/>
      <w:bookmarkEnd w:id="40"/>
      <w:r>
        <w:rPr>
          <w:shd w:val="clear" w:color="auto" w:fill="003366"/>
        </w:rPr>
        <w:t xml:space="preserve">2.3  Negativní vlivy počítačů na žáka  </w:t>
      </w:r>
      <w:r>
        <w:t xml:space="preserve">                                                                 </w:t>
      </w:r>
      <w:r>
        <w:rPr>
          <w:i/>
          <w:iCs/>
          <w:sz w:val="20"/>
          <w:szCs w:val="20"/>
        </w:rPr>
        <w:t xml:space="preserve">zpět na </w:t>
      </w:r>
      <w:hyperlink w:anchor="_Obsah:" w:history="1">
        <w:r>
          <w:rPr>
            <w:rStyle w:val="Hypertextovodkaz"/>
            <w:i/>
            <w:iCs/>
            <w:color w:val="auto"/>
            <w:sz w:val="20"/>
            <w:szCs w:val="20"/>
          </w:rPr>
          <w:t>obsah</w:t>
        </w:r>
      </w:hyperlink>
    </w:p>
    <w:p w:rsidR="0006590A" w:rsidRDefault="0006590A">
      <w:pPr>
        <w:pStyle w:val="Normlnweb"/>
      </w:pPr>
    </w:p>
    <w:p w:rsidR="0006590A" w:rsidRDefault="0006590A">
      <w:pPr>
        <w:pStyle w:val="Normlnweb"/>
      </w:pPr>
      <w:r>
        <w:t xml:space="preserve">     V současnosti je dovednost práce s informačními a komunikačními technologiemi (ICT) o</w:t>
      </w:r>
      <w:r>
        <w:t>b</w:t>
      </w:r>
      <w:r>
        <w:t>vykle řazena mezi nejdůležitější klíčové kompetence. V českém rámcovém vzdělávacím progr</w:t>
      </w:r>
      <w:r>
        <w:t>a</w:t>
      </w:r>
      <w:r>
        <w:t>mu jsou tyto technologie předmětem stejnojmenné vzdělávací oblasti a  prolínají se do různých průřez</w:t>
      </w:r>
      <w:r>
        <w:t>o</w:t>
      </w:r>
      <w:r>
        <w:t>vých témat. Dobré zvládnutí práce s ICT žákovi umožňuje rychlý přístup k informacím a používání rozmanitých nástrojů pro efektivní a tvořivé zpracování informací, dále umožňují rozšíření pr</w:t>
      </w:r>
      <w:r>
        <w:t>o</w:t>
      </w:r>
      <w:r>
        <w:t>středků a způsobů spolupráce a komunikace s ostatními lidmi, což znamená efektivně a rychle prezentovat informace zvoleným cíleným skupinám, a tak z</w:t>
      </w:r>
      <w:r>
        <w:t>o</w:t>
      </w:r>
      <w:r>
        <w:t>hlednit rizika i pravidla správn</w:t>
      </w:r>
      <w:r>
        <w:t>é</w:t>
      </w:r>
      <w:r>
        <w:t xml:space="preserve">ho využívání ICT. </w:t>
      </w:r>
    </w:p>
    <w:p w:rsidR="0006590A" w:rsidRDefault="0006590A">
      <w:pPr>
        <w:pStyle w:val="Normlnweb"/>
      </w:pPr>
      <w:r>
        <w:t xml:space="preserve">     Některé články v odborných časopisech se zmiňují o tom, že doba výuky ICT končí a že je třeba přejít k výuce prostřednictvím ICT. Stejné problémy má například americké ško</w:t>
      </w:r>
      <w:r>
        <w:t>l</w:t>
      </w:r>
      <w:r>
        <w:t>ství,kde se zabývají vážně otázkou:  „Proč ani několikaleté masivní investice do vybavení amerických škol ICT nemá uspokojivý efekt“?  Odpověď, proč tomu tak je, bych nechal na závěr této kapit</w:t>
      </w:r>
      <w:r>
        <w:t>o</w:t>
      </w:r>
      <w:r>
        <w:t xml:space="preserve">ly. </w:t>
      </w:r>
    </w:p>
    <w:p w:rsidR="0006590A" w:rsidRDefault="0006590A">
      <w:pPr>
        <w:pStyle w:val="Normlnweb"/>
      </w:pPr>
      <w:r>
        <w:t xml:space="preserve">     Nejprve bych poukázal na negativními vlivy ICT na žáky. Můžeme se velmi rychle př</w:t>
      </w:r>
      <w:r>
        <w:t>e</w:t>
      </w:r>
      <w:r>
        <w:t>svě</w:t>
      </w:r>
      <w:r>
        <w:t>d</w:t>
      </w:r>
      <w:r>
        <w:t>čit, že každá výhoda využívání ICT žákem má svoji reciprocitu. Negativní vlivy se tak proj</w:t>
      </w:r>
      <w:r>
        <w:t>e</w:t>
      </w:r>
      <w:r>
        <w:t>vují v oblasti zdravotní, navazování vzájemných lidských vztahů, psychické oblasti -  různých patologických závislostech i motivační oblasti lidské psychiky a také v oblasti krim</w:t>
      </w:r>
      <w:r>
        <w:t>i</w:t>
      </w:r>
      <w:r>
        <w:t xml:space="preserve">nální. </w:t>
      </w:r>
    </w:p>
    <w:p w:rsidR="0006590A" w:rsidRDefault="0006590A">
      <w:pPr>
        <w:pStyle w:val="Normlnweb"/>
      </w:pPr>
      <w:r>
        <w:rPr>
          <w:noProof/>
        </w:rPr>
        <w:pict>
          <v:shape id="_x0000_s1251" type="#_x0000_t202" style="position:absolute;left:0;text-align:left;margin-left:387pt;margin-top:12pt;width:54pt;height:324pt;z-index:251637760" wrapcoords="-300 0 -300 21550 21600 21550 21600 0 -300 0" fillcolor="#f9c" stroked="f">
            <v:textbox style="mso-next-textbox:#_x0000_s1251">
              <w:txbxContent>
                <w:p w:rsidR="0006590A" w:rsidRDefault="0006590A"/>
              </w:txbxContent>
            </v:textbox>
            <w10:wrap type="tight"/>
          </v:shape>
        </w:pict>
      </w:r>
      <w:r>
        <w:t xml:space="preserve">    </w:t>
      </w:r>
    </w:p>
    <w:p w:rsidR="0006590A" w:rsidRDefault="0006590A">
      <w:pPr>
        <w:pStyle w:val="Normln1"/>
        <w:rPr>
          <w:u w:val="single"/>
        </w:rPr>
      </w:pPr>
      <w:r>
        <w:rPr>
          <w:u w:val="single"/>
        </w:rPr>
        <w:t xml:space="preserve">Nejčastější negativní vlivy počítačů na žáka: </w:t>
      </w:r>
    </w:p>
    <w:p w:rsidR="0006590A" w:rsidRDefault="0006590A"/>
    <w:p w:rsidR="0006590A" w:rsidRDefault="0006590A">
      <w:pPr>
        <w:pStyle w:val="Normln1"/>
      </w:pPr>
      <w:r>
        <w:rPr>
          <w:noProof/>
        </w:rPr>
        <w:pict>
          <v:group id="_x0000_s1248" style="position:absolute;left:0;text-align:left;margin-left:9pt;margin-top:11.45pt;width:396pt;height:243pt;z-index:251649024" coordorigin="2165,7898" coordsize="7920,4860" wrapcoords="5605 -67 5400 67 5277 533 5277 3933 6791 4200 10800 4200 10800 5267 1023 5467 -41 5533 -41 11267 0 12000 7732 12733 10800 12733 6505 13400 5523 13600 5359 14267 5277 14933 5277 20200 5441 21267 5686 21533 5727 21533 18286 21533 18327 21533 18573 21267 18695 20467 18655 14267 18573 13600 17509 13400 10800 12733 13786 12733 21600 11933 21641 5533 20577 5467 10800 5267 10800 4200 15136 4200 16773 3933 16773 533 16650 67 16445 -67 5605 -67">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63" type="#_x0000_t176" style="position:absolute;left:4145;top:7898;width:4140;height:900" wrapcoords="529 -360 -106 720 -106 19800 212 21240 21282 21240 21388 21240 21706 18360 21706 2160 21494 360 20965 -360 529 -360" o:regroupid="1" fillcolor="#fc9">
              <v:fill rotate="t"/>
              <v:textbox style="mso-next-textbox:#_x0000_s1163">
                <w:txbxContent>
                  <w:p w:rsidR="0006590A" w:rsidRDefault="0006590A">
                    <w:pPr>
                      <w:jc w:val="center"/>
                      <w:rPr>
                        <w:b/>
                        <w:bCs/>
                        <w:color w:val="000080"/>
                        <w:sz w:val="28"/>
                        <w:szCs w:val="28"/>
                      </w:rPr>
                    </w:pPr>
                    <w:r>
                      <w:rPr>
                        <w:b/>
                        <w:bCs/>
                        <w:color w:val="000080"/>
                        <w:sz w:val="28"/>
                        <w:szCs w:val="28"/>
                      </w:rPr>
                      <w:t>NEGATIVNÍ ZDRAVOTNÍ VLIVY POČÍT</w:t>
                    </w:r>
                    <w:r>
                      <w:rPr>
                        <w:b/>
                        <w:bCs/>
                        <w:color w:val="000080"/>
                        <w:sz w:val="28"/>
                        <w:szCs w:val="28"/>
                      </w:rPr>
                      <w:t>A</w:t>
                    </w:r>
                    <w:r>
                      <w:rPr>
                        <w:b/>
                        <w:bCs/>
                        <w:color w:val="000080"/>
                        <w:sz w:val="28"/>
                        <w:szCs w:val="28"/>
                      </w:rPr>
                      <w:t>ČŮ</w:t>
                    </w:r>
                  </w:p>
                  <w:p w:rsidR="0006590A" w:rsidRDefault="0006590A"/>
                </w:txbxContent>
              </v:textbox>
            </v:shape>
            <v:shape id="_x0000_s1165" type="#_x0000_t176" style="position:absolute;left:2165;top:9158;width:3240;height:1440" wrapcoords="529 -360 -106 720 -106 19800 212 21240 21282 21240 21388 21240 21706 18360 21706 2160 21494 360 20965 -360 529 -360" o:regroupid="1" fillcolor="#8488c4">
              <v:fill color2="#96ab94" rotate="t" colors="0 #8488c4;34734f #d4deff;54395f #d4deff;1 #96ab94" method="none" focus="100%" type="gradientRadial">
                <o:fill v:ext="view" type="gradientCenter"/>
              </v:fill>
              <v:textbox style="mso-next-textbox:#_x0000_s1165">
                <w:txbxContent>
                  <w:p w:rsidR="0006590A" w:rsidRDefault="0006590A">
                    <w:pPr>
                      <w:jc w:val="center"/>
                      <w:rPr>
                        <w:b/>
                        <w:bCs/>
                      </w:rPr>
                    </w:pPr>
                    <w:r>
                      <w:rPr>
                        <w:b/>
                        <w:bCs/>
                      </w:rPr>
                      <w:t>Zvýšené namáhání krční p</w:t>
                    </w:r>
                    <w:r>
                      <w:rPr>
                        <w:b/>
                        <w:bCs/>
                      </w:rPr>
                      <w:t>á</w:t>
                    </w:r>
                    <w:r>
                      <w:rPr>
                        <w:b/>
                        <w:bCs/>
                      </w:rPr>
                      <w:t>teře a zad, rukou a očí</w:t>
                    </w:r>
                  </w:p>
                  <w:p w:rsidR="0006590A" w:rsidRDefault="0006590A">
                    <w:pPr>
                      <w:jc w:val="center"/>
                    </w:pPr>
                  </w:p>
                </w:txbxContent>
              </v:textbox>
            </v:shape>
            <v:shape id="_x0000_s1166" type="#_x0000_t176" style="position:absolute;left:7205;top:9158;width:2880;height:1440" wrapcoords="529 -360 -106 720 -106 19800 212 21240 21282 21240 21388 21240 21706 18360 21706 2160 21494 360 20965 -360 529 -360" o:regroupid="1" fillcolor="#8488c4">
              <v:fill color2="#96ab94" rotate="t" colors="0 #8488c4;34734f #d4deff;54395f #d4deff;1 #96ab94" method="none" focus="100%" type="gradientRadial">
                <o:fill v:ext="view" type="gradientCenter"/>
              </v:fill>
              <v:textbox style="mso-next-textbox:#_x0000_s1166">
                <w:txbxContent>
                  <w:p w:rsidR="0006590A" w:rsidRDefault="0006590A">
                    <w:pPr>
                      <w:jc w:val="center"/>
                    </w:pPr>
                  </w:p>
                  <w:p w:rsidR="0006590A" w:rsidRDefault="0006590A">
                    <w:pPr>
                      <w:jc w:val="center"/>
                      <w:rPr>
                        <w:b/>
                        <w:bCs/>
                      </w:rPr>
                    </w:pPr>
                    <w:r>
                      <w:rPr>
                        <w:b/>
                        <w:bCs/>
                      </w:rPr>
                      <w:t>Přejídání a dehydratace</w:t>
                    </w:r>
                  </w:p>
                  <w:p w:rsidR="0006590A" w:rsidRDefault="0006590A"/>
                </w:txbxContent>
              </v:textbox>
            </v:shape>
            <v:shape id="_x0000_s1167" type="#_x0000_t176" style="position:absolute;left:4145;top:10958;width:4860;height:1800" wrapcoords="529 -360 -106 720 -106 19800 212 21240 21282 21240 21388 21240 21706 18360 21706 2160 21494 360 20965 -360 529 -360" o:regroupid="1" fillcolor="#8488c4">
              <v:fill color2="#96ab94" rotate="t" colors="0 #8488c4;34734f #d4deff;54395f #d4deff;1 #96ab94" method="none" focus="100%" type="gradientRadial">
                <o:fill v:ext="view" type="gradientCenter"/>
              </v:fill>
              <v:textbox style="mso-next-textbox:#_x0000_s1167">
                <w:txbxContent>
                  <w:p w:rsidR="0006590A" w:rsidRDefault="0006590A">
                    <w:pPr>
                      <w:jc w:val="center"/>
                      <w:rPr>
                        <w:b/>
                        <w:bCs/>
                      </w:rPr>
                    </w:pPr>
                    <w:r>
                      <w:rPr>
                        <w:b/>
                        <w:bCs/>
                      </w:rPr>
                      <w:t>Nedostatek pohybu vede k nadv</w:t>
                    </w:r>
                    <w:r>
                      <w:rPr>
                        <w:b/>
                        <w:bCs/>
                      </w:rPr>
                      <w:t>á</w:t>
                    </w:r>
                    <w:r>
                      <w:rPr>
                        <w:b/>
                        <w:bCs/>
                      </w:rPr>
                      <w:t>ze, vznik cukrovky, hypertenze, astm</w:t>
                    </w:r>
                    <w:r>
                      <w:rPr>
                        <w:b/>
                        <w:bCs/>
                      </w:rPr>
                      <w:t>a</w:t>
                    </w:r>
                    <w:r>
                      <w:rPr>
                        <w:b/>
                        <w:bCs/>
                      </w:rPr>
                      <w:t>tické potíže, snížení plodnosti (spe</w:t>
                    </w:r>
                    <w:r>
                      <w:rPr>
                        <w:b/>
                        <w:bCs/>
                      </w:rPr>
                      <w:t>r</w:t>
                    </w:r>
                    <w:r>
                      <w:rPr>
                        <w:b/>
                        <w:bCs/>
                      </w:rPr>
                      <w:t>matogeneze) při práci s no</w:t>
                    </w:r>
                    <w:r>
                      <w:rPr>
                        <w:b/>
                        <w:bCs/>
                      </w:rPr>
                      <w:t>t</w:t>
                    </w:r>
                    <w:r>
                      <w:rPr>
                        <w:b/>
                        <w:bCs/>
                      </w:rPr>
                      <w:t>ebookem v klíně</w:t>
                    </w:r>
                  </w:p>
                  <w:p w:rsidR="0006590A" w:rsidRDefault="0006590A"/>
                </w:txbxContent>
              </v:textbox>
            </v:shape>
            <w10:wrap type="tight"/>
          </v:group>
        </w:pict>
      </w:r>
    </w:p>
    <w:p w:rsidR="0006590A" w:rsidRDefault="0006590A">
      <w:pPr>
        <w:pStyle w:val="Normln1"/>
      </w:pPr>
      <w:r>
        <w:t xml:space="preserve">       </w:t>
      </w: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r>
        <w:br w:type="page"/>
      </w:r>
      <w:r>
        <w:rPr>
          <w:noProof/>
        </w:rPr>
        <w:pict>
          <v:group id="_x0000_s1304" style="position:absolute;left:0;text-align:left;margin-left:-9pt;margin-top:9pt;width:468pt;height:9in;z-index:251656192" coordorigin="1805,1598" coordsize="9360,12960" wrapcoords="3981 -25 3808 0 3635 200 3635 1900 18208 1975 18208 2375 4708 2550 1938 2600 1938 2775 1800 2900 1592 3150 1558 7575 1731 7975 1731 8300 3496 8375 9865 8375 9865 11175 138 11425 138 11575 0 11750 -35 11850 -35 15275 242 15575 346 15625 9692 15975 10696 15975 10696 18375 10938 18775 11008 18875 16615 19175 18208 19175 18208 21575 20804 21575 20838 19175 21427 18775 21635 18475 21635 15075 21496 14925 21323 14775 20804 14375 20838 13175 21600 12425 21635 7900 21565 7525 21046 7225 20804 7175 20873 1850 20735 1775 19973 1575 20008 225 19835 0 19662 -25 3981 -25">
            <v:shape id="_x0000_s1254" type="#_x0000_t202" style="position:absolute;left:9725;top:2678;width:1080;height:11880" wrapcoords="-300 0 -300 21570 21600 21570 21600 0 -300 0" fillcolor="#cfc" stroked="f">
              <v:textbox style="mso-next-textbox:#_x0000_s1254">
                <w:txbxContent>
                  <w:p w:rsidR="0006590A" w:rsidRDefault="0006590A"/>
                </w:txbxContent>
              </v:textbox>
            </v:shape>
            <v:shape id="_x0000_s1177" type="#_x0000_t176" style="position:absolute;left:2525;top:3167;width:5040;height:3432" wrapcoords="529 -360 -106 720 -106 19800 212 21240 21282 21240 21388 21240 21706 18360 21706 2160 21494 360 20965 -360 529 -360" o:regroupid="5" fillcolor="lime">
              <v:fill color2="#ff9" rotate="t" focusposition=".5,.5" focussize="" focus="100%" type="gradientRadial"/>
              <v:textbox style="mso-next-textbox:#_x0000_s1177">
                <w:txbxContent>
                  <w:p w:rsidR="0006590A" w:rsidRDefault="0006590A">
                    <w:pPr>
                      <w:rPr>
                        <w:b/>
                        <w:bCs/>
                      </w:rPr>
                    </w:pPr>
                    <w:r>
                      <w:rPr>
                        <w:b/>
                        <w:bCs/>
                      </w:rPr>
                      <w:t>SOCIÁLNÍ IZOLACE</w:t>
                    </w:r>
                  </w:p>
                  <w:p w:rsidR="0006590A" w:rsidRDefault="0006590A">
                    <w:pPr>
                      <w:jc w:val="left"/>
                      <w:rPr>
                        <w:b/>
                        <w:bCs/>
                      </w:rPr>
                    </w:pPr>
                    <w:r>
                      <w:rPr>
                        <w:b/>
                        <w:bCs/>
                      </w:rPr>
                      <w:t>z nedostatku mezilidských kontaktů, nar</w:t>
                    </w:r>
                    <w:r>
                      <w:rPr>
                        <w:b/>
                        <w:bCs/>
                      </w:rPr>
                      <w:t>u</w:t>
                    </w:r>
                    <w:r>
                      <w:rPr>
                        <w:b/>
                        <w:bCs/>
                      </w:rPr>
                      <w:t>šení intimity ž</w:t>
                    </w:r>
                    <w:r>
                      <w:rPr>
                        <w:b/>
                        <w:bCs/>
                      </w:rPr>
                      <w:t>i</w:t>
                    </w:r>
                    <w:r>
                      <w:rPr>
                        <w:b/>
                        <w:bCs/>
                      </w:rPr>
                      <w:t>vota</w:t>
                    </w:r>
                  </w:p>
                  <w:p w:rsidR="0006590A" w:rsidRDefault="0006590A" w:rsidP="00803C00">
                    <w:pPr>
                      <w:numPr>
                        <w:ilvl w:val="0"/>
                        <w:numId w:val="15"/>
                      </w:numPr>
                      <w:rPr>
                        <w:b/>
                        <w:bCs/>
                      </w:rPr>
                    </w:pPr>
                    <w:r>
                      <w:rPr>
                        <w:b/>
                        <w:bCs/>
                      </w:rPr>
                      <w:t>zanedbávání jiných povinnost</w:t>
                    </w:r>
                    <w:r>
                      <w:rPr>
                        <w:b/>
                        <w:bCs/>
                      </w:rPr>
                      <w:t>í</w:t>
                    </w:r>
                  </w:p>
                  <w:p w:rsidR="0006590A" w:rsidRDefault="0006590A" w:rsidP="00803C00">
                    <w:pPr>
                      <w:numPr>
                        <w:ilvl w:val="0"/>
                        <w:numId w:val="15"/>
                      </w:numPr>
                      <w:rPr>
                        <w:b/>
                        <w:bCs/>
                      </w:rPr>
                    </w:pPr>
                    <w:r>
                      <w:rPr>
                        <w:b/>
                        <w:bCs/>
                      </w:rPr>
                      <w:t>rozpad sociálních a rodinných v</w:t>
                    </w:r>
                    <w:r>
                      <w:rPr>
                        <w:b/>
                        <w:bCs/>
                      </w:rPr>
                      <w:t>a</w:t>
                    </w:r>
                    <w:r>
                      <w:rPr>
                        <w:b/>
                        <w:bCs/>
                      </w:rPr>
                      <w:t>zeb</w:t>
                    </w:r>
                  </w:p>
                  <w:p w:rsidR="0006590A" w:rsidRDefault="0006590A" w:rsidP="00803C00">
                    <w:pPr>
                      <w:numPr>
                        <w:ilvl w:val="0"/>
                        <w:numId w:val="15"/>
                      </w:numPr>
                      <w:rPr>
                        <w:b/>
                        <w:bCs/>
                      </w:rPr>
                    </w:pPr>
                    <w:r>
                      <w:rPr>
                        <w:b/>
                        <w:bCs/>
                      </w:rPr>
                      <w:t>únik před problémy</w:t>
                    </w:r>
                  </w:p>
                  <w:p w:rsidR="0006590A" w:rsidRDefault="0006590A" w:rsidP="00803C00">
                    <w:pPr>
                      <w:numPr>
                        <w:ilvl w:val="0"/>
                        <w:numId w:val="15"/>
                      </w:numPr>
                      <w:rPr>
                        <w:b/>
                        <w:bCs/>
                      </w:rPr>
                    </w:pPr>
                    <w:r>
                      <w:rPr>
                        <w:b/>
                        <w:bCs/>
                      </w:rPr>
                      <w:t>vytěsnění jiných aktivit (zájm</w:t>
                    </w:r>
                    <w:r>
                      <w:rPr>
                        <w:b/>
                        <w:bCs/>
                      </w:rPr>
                      <w:t>o</w:t>
                    </w:r>
                    <w:r>
                      <w:rPr>
                        <w:b/>
                        <w:bCs/>
                      </w:rPr>
                      <w:t>vých, sportovních, čtení knih apod.)</w:t>
                    </w:r>
                  </w:p>
                  <w:p w:rsidR="0006590A" w:rsidRDefault="0006590A">
                    <w:pPr>
                      <w:ind w:left="360"/>
                      <w:jc w:val="left"/>
                    </w:pPr>
                  </w:p>
                </w:txbxContent>
              </v:textbox>
            </v:shape>
            <v:shape id="_x0000_s1180" type="#_x0000_t176" style="position:absolute;left:6125;top:5912;width:5040;height:3432" wrapcoords="529 -360 -106 720 -106 19800 212 21240 21282 21240 21388 21240 21706 18360 21706 2160 21494 360 20965 -360 529 -360" o:regroupid="5" fillcolor="lime">
              <v:fill color2="#ff9" rotate="t" focusposition=".5,.5" focussize="" focus="100%" type="gradientRadial"/>
              <v:textbox style="mso-next-textbox:#_x0000_s1180">
                <w:txbxContent>
                  <w:p w:rsidR="0006590A" w:rsidRDefault="0006590A">
                    <w:pPr>
                      <w:jc w:val="left"/>
                      <w:rPr>
                        <w:b/>
                        <w:bCs/>
                        <w:caps/>
                      </w:rPr>
                    </w:pPr>
                    <w:r>
                      <w:rPr>
                        <w:b/>
                        <w:bCs/>
                        <w:caps/>
                      </w:rPr>
                      <w:t>Porušování etických norem a z</w:t>
                    </w:r>
                    <w:r>
                      <w:rPr>
                        <w:b/>
                        <w:bCs/>
                        <w:caps/>
                      </w:rPr>
                      <w:t>á</w:t>
                    </w:r>
                    <w:r>
                      <w:rPr>
                        <w:b/>
                        <w:bCs/>
                        <w:caps/>
                      </w:rPr>
                      <w:t>konů</w:t>
                    </w:r>
                  </w:p>
                  <w:p w:rsidR="0006590A" w:rsidRDefault="0006590A" w:rsidP="00803C00">
                    <w:pPr>
                      <w:numPr>
                        <w:ilvl w:val="0"/>
                        <w:numId w:val="16"/>
                      </w:numPr>
                      <w:jc w:val="left"/>
                      <w:rPr>
                        <w:b/>
                        <w:bCs/>
                      </w:rPr>
                    </w:pPr>
                    <w:r>
                      <w:rPr>
                        <w:b/>
                        <w:bCs/>
                      </w:rPr>
                      <w:t>chození za školu a zhoršení prosp</w:t>
                    </w:r>
                    <w:r>
                      <w:rPr>
                        <w:b/>
                        <w:bCs/>
                      </w:rPr>
                      <w:t>ě</w:t>
                    </w:r>
                    <w:r>
                      <w:rPr>
                        <w:b/>
                        <w:bCs/>
                      </w:rPr>
                      <w:t>chu, pokles významu školy ve vzd</w:t>
                    </w:r>
                    <w:r>
                      <w:rPr>
                        <w:b/>
                        <w:bCs/>
                      </w:rPr>
                      <w:t>ě</w:t>
                    </w:r>
                    <w:r>
                      <w:rPr>
                        <w:b/>
                        <w:bCs/>
                      </w:rPr>
                      <w:t>lávání</w:t>
                    </w:r>
                  </w:p>
                  <w:p w:rsidR="0006590A" w:rsidRDefault="0006590A" w:rsidP="00803C00">
                    <w:pPr>
                      <w:numPr>
                        <w:ilvl w:val="0"/>
                        <w:numId w:val="16"/>
                      </w:numPr>
                      <w:jc w:val="left"/>
                      <w:rPr>
                        <w:b/>
                        <w:bCs/>
                      </w:rPr>
                    </w:pPr>
                    <w:r>
                      <w:rPr>
                        <w:b/>
                        <w:bCs/>
                      </w:rPr>
                      <w:t>porušování auto</w:t>
                    </w:r>
                    <w:r>
                      <w:rPr>
                        <w:b/>
                        <w:bCs/>
                      </w:rPr>
                      <w:t>r</w:t>
                    </w:r>
                    <w:r>
                      <w:rPr>
                        <w:b/>
                        <w:bCs/>
                      </w:rPr>
                      <w:t xml:space="preserve">ských práv, </w:t>
                    </w:r>
                  </w:p>
                  <w:p w:rsidR="0006590A" w:rsidRDefault="0006590A" w:rsidP="00803C00">
                    <w:pPr>
                      <w:numPr>
                        <w:ilvl w:val="0"/>
                        <w:numId w:val="16"/>
                      </w:numPr>
                      <w:jc w:val="left"/>
                      <w:rPr>
                        <w:b/>
                        <w:bCs/>
                      </w:rPr>
                    </w:pPr>
                    <w:r>
                      <w:rPr>
                        <w:b/>
                        <w:bCs/>
                      </w:rPr>
                      <w:t>nelegální kopírování filmů a dalš</w:t>
                    </w:r>
                    <w:r>
                      <w:rPr>
                        <w:b/>
                        <w:bCs/>
                      </w:rPr>
                      <w:t>í</w:t>
                    </w:r>
                    <w:r>
                      <w:rPr>
                        <w:b/>
                        <w:bCs/>
                      </w:rPr>
                      <w:t>ho softwaru a obchod</w:t>
                    </w:r>
                    <w:r>
                      <w:rPr>
                        <w:b/>
                        <w:bCs/>
                      </w:rPr>
                      <w:t>o</w:t>
                    </w:r>
                    <w:r>
                      <w:rPr>
                        <w:b/>
                        <w:bCs/>
                      </w:rPr>
                      <w:t>vání s nimi</w:t>
                    </w:r>
                  </w:p>
                </w:txbxContent>
              </v:textbox>
            </v:shape>
            <v:shape id="_x0000_s1178" type="#_x0000_t176" style="position:absolute;left:1805;top:8461;width:5040;height:2516" wrapcoords="529 -360 -106 720 -106 19800 212 21240 21282 21240 21388 21240 21706 18360 21706 2160 21494 360 20965 -360 529 -360" o:regroupid="5" fillcolor="lime">
              <v:fill color2="#ff9" rotate="t" focusposition=".5,.5" focussize="" focus="100%" type="gradientRadial"/>
              <v:textbox style="mso-next-textbox:#_x0000_s1178">
                <w:txbxContent>
                  <w:p w:rsidR="0006590A" w:rsidRDefault="0006590A">
                    <w:pPr>
                      <w:jc w:val="left"/>
                      <w:rPr>
                        <w:b/>
                        <w:bCs/>
                      </w:rPr>
                    </w:pPr>
                    <w:r>
                      <w:rPr>
                        <w:b/>
                        <w:bCs/>
                        <w:caps/>
                      </w:rPr>
                      <w:t xml:space="preserve">Neadekvátní chování </w:t>
                    </w:r>
                  </w:p>
                  <w:p w:rsidR="0006590A" w:rsidRDefault="0006590A">
                    <w:pPr>
                      <w:jc w:val="left"/>
                      <w:rPr>
                        <w:b/>
                        <w:bCs/>
                      </w:rPr>
                    </w:pPr>
                    <w:r>
                      <w:rPr>
                        <w:b/>
                        <w:bCs/>
                      </w:rPr>
                      <w:t>v reálném životě</w:t>
                    </w:r>
                  </w:p>
                  <w:p w:rsidR="0006590A" w:rsidRDefault="0006590A">
                    <w:pPr>
                      <w:jc w:val="left"/>
                      <w:rPr>
                        <w:b/>
                        <w:bCs/>
                      </w:rPr>
                    </w:pPr>
                    <w:r>
                      <w:rPr>
                        <w:b/>
                        <w:bCs/>
                      </w:rPr>
                      <w:t xml:space="preserve"> -  sklony k násilí, přejímání agresivního </w:t>
                    </w:r>
                  </w:p>
                  <w:p w:rsidR="0006590A" w:rsidRDefault="0006590A">
                    <w:pPr>
                      <w:jc w:val="left"/>
                      <w:rPr>
                        <w:b/>
                        <w:bCs/>
                      </w:rPr>
                    </w:pPr>
                    <w:r>
                      <w:rPr>
                        <w:b/>
                        <w:bCs/>
                      </w:rPr>
                      <w:t xml:space="preserve">    chování</w:t>
                    </w:r>
                  </w:p>
                  <w:p w:rsidR="0006590A" w:rsidRDefault="0006590A">
                    <w:pPr>
                      <w:jc w:val="left"/>
                      <w:rPr>
                        <w:b/>
                        <w:bCs/>
                      </w:rPr>
                    </w:pPr>
                    <w:r>
                      <w:rPr>
                        <w:b/>
                        <w:bCs/>
                      </w:rPr>
                      <w:t xml:space="preserve"> -  patologické hrá</w:t>
                    </w:r>
                    <w:r>
                      <w:rPr>
                        <w:b/>
                        <w:bCs/>
                      </w:rPr>
                      <w:t>č</w:t>
                    </w:r>
                    <w:r>
                      <w:rPr>
                        <w:b/>
                        <w:bCs/>
                      </w:rPr>
                      <w:t>ství</w:t>
                    </w:r>
                  </w:p>
                  <w:p w:rsidR="0006590A" w:rsidRDefault="0006590A">
                    <w:pPr>
                      <w:jc w:val="left"/>
                      <w:rPr>
                        <w:b/>
                        <w:bCs/>
                      </w:rPr>
                    </w:pPr>
                    <w:r>
                      <w:rPr>
                        <w:b/>
                        <w:bCs/>
                      </w:rPr>
                      <w:t xml:space="preserve"> -  závislost na internetu (NETHOLI</w:t>
                    </w:r>
                    <w:r>
                      <w:rPr>
                        <w:b/>
                        <w:bCs/>
                      </w:rPr>
                      <w:t>S</w:t>
                    </w:r>
                    <w:r>
                      <w:rPr>
                        <w:b/>
                        <w:bCs/>
                      </w:rPr>
                      <w:t>MUS)</w:t>
                    </w:r>
                  </w:p>
                  <w:p w:rsidR="0006590A" w:rsidRDefault="0006590A">
                    <w:pPr>
                      <w:jc w:val="left"/>
                    </w:pPr>
                  </w:p>
                </w:txbxContent>
              </v:textbox>
            </v:shape>
            <v:shape id="_x0000_s1179" type="#_x0000_t176" style="position:absolute;left:6485;top:10421;width:4680;height:2517" wrapcoords="529 -360 -106 720 -106 19800 212 21240 21282 21240 21388 21240 21706 18360 21706 2160 21494 360 20965 -360 529 -360" o:regroupid="5" fillcolor="lime">
              <v:fill color2="#ff9" rotate="t" focusposition=".5,.5" focussize="" focus="100%" type="gradientRadial"/>
              <v:textbox style="mso-next-textbox:#_x0000_s1179">
                <w:txbxContent>
                  <w:p w:rsidR="0006590A" w:rsidRDefault="0006590A">
                    <w:pPr>
                      <w:jc w:val="left"/>
                      <w:rPr>
                        <w:b/>
                        <w:bCs/>
                      </w:rPr>
                    </w:pPr>
                    <w:r>
                      <w:rPr>
                        <w:b/>
                        <w:bCs/>
                        <w:caps/>
                      </w:rPr>
                      <w:t>Neadekvátní anonymní kom</w:t>
                    </w:r>
                    <w:r>
                      <w:rPr>
                        <w:b/>
                        <w:bCs/>
                        <w:caps/>
                      </w:rPr>
                      <w:t>u</w:t>
                    </w:r>
                    <w:r>
                      <w:rPr>
                        <w:b/>
                        <w:bCs/>
                        <w:caps/>
                      </w:rPr>
                      <w:t>nikace</w:t>
                    </w:r>
                    <w:r>
                      <w:rPr>
                        <w:b/>
                        <w:bCs/>
                      </w:rPr>
                      <w:t xml:space="preserve"> na i</w:t>
                    </w:r>
                    <w:r>
                      <w:rPr>
                        <w:b/>
                        <w:bCs/>
                      </w:rPr>
                      <w:t>n</w:t>
                    </w:r>
                    <w:r>
                      <w:rPr>
                        <w:b/>
                        <w:bCs/>
                      </w:rPr>
                      <w:t>ternetu</w:t>
                    </w:r>
                  </w:p>
                  <w:p w:rsidR="0006590A" w:rsidRDefault="0006590A">
                    <w:pPr>
                      <w:jc w:val="left"/>
                      <w:rPr>
                        <w:b/>
                        <w:bCs/>
                      </w:rPr>
                    </w:pPr>
                    <w:r>
                      <w:rPr>
                        <w:b/>
                        <w:bCs/>
                      </w:rPr>
                      <w:t xml:space="preserve"> -  naivita a slepá důvěra</w:t>
                    </w:r>
                  </w:p>
                  <w:p w:rsidR="0006590A" w:rsidRDefault="0006590A">
                    <w:pPr>
                      <w:rPr>
                        <w:b/>
                        <w:bCs/>
                      </w:rPr>
                    </w:pPr>
                    <w:r>
                      <w:rPr>
                        <w:b/>
                        <w:bCs/>
                      </w:rPr>
                      <w:t xml:space="preserve"> -  pornografie</w:t>
                    </w:r>
                  </w:p>
                  <w:p w:rsidR="0006590A" w:rsidRDefault="0006590A">
                    <w:pPr>
                      <w:rPr>
                        <w:b/>
                        <w:bCs/>
                      </w:rPr>
                    </w:pPr>
                    <w:r>
                      <w:rPr>
                        <w:b/>
                        <w:bCs/>
                      </w:rPr>
                      <w:t xml:space="preserve"> -  extrémismus</w:t>
                    </w:r>
                  </w:p>
                  <w:p w:rsidR="0006590A" w:rsidRDefault="0006590A">
                    <w:pPr>
                      <w:rPr>
                        <w:b/>
                        <w:bCs/>
                      </w:rPr>
                    </w:pPr>
                    <w:r>
                      <w:rPr>
                        <w:b/>
                        <w:bCs/>
                      </w:rPr>
                      <w:t xml:space="preserve"> -  komunikace s devianty a psychopaty</w:t>
                    </w:r>
                  </w:p>
                  <w:p w:rsidR="0006590A" w:rsidRDefault="0006590A">
                    <w:pPr>
                      <w:rPr>
                        <w:b/>
                        <w:bCs/>
                      </w:rPr>
                    </w:pPr>
                    <w:r>
                      <w:rPr>
                        <w:b/>
                        <w:bCs/>
                      </w:rPr>
                      <w:t xml:space="preserve"> -  internetová šikana</w:t>
                    </w:r>
                  </w:p>
                </w:txbxContent>
              </v:textbox>
            </v:shape>
            <v:shape id="_x0000_s1191" type="#_x0000_t176" style="position:absolute;left:3425;top:1598;width:7020;height:1144" wrapcoords="273 -360 -55 720 -55 19800 109 21240 21436 21240 21491 21240 21655 18360 21655 2160 21545 360 21272 -360 273 -360" o:regroupid="5" fillcolor="#fc9">
              <v:fill rotate="t"/>
              <v:textbox style="mso-next-textbox:#_x0000_s1191">
                <w:txbxContent>
                  <w:p w:rsidR="0006590A" w:rsidRDefault="0006590A">
                    <w:pPr>
                      <w:jc w:val="center"/>
                      <w:rPr>
                        <w:b/>
                        <w:bCs/>
                        <w:color w:val="000080"/>
                        <w:sz w:val="28"/>
                        <w:szCs w:val="28"/>
                      </w:rPr>
                    </w:pPr>
                    <w:r>
                      <w:rPr>
                        <w:b/>
                        <w:bCs/>
                        <w:color w:val="000080"/>
                        <w:sz w:val="28"/>
                        <w:szCs w:val="28"/>
                      </w:rPr>
                      <w:t>NEGATIVNÍ PSYCHOLOPATOLOGICKÉ</w:t>
                    </w:r>
                  </w:p>
                  <w:p w:rsidR="0006590A" w:rsidRDefault="0006590A">
                    <w:pPr>
                      <w:jc w:val="center"/>
                      <w:rPr>
                        <w:b/>
                        <w:bCs/>
                        <w:color w:val="000080"/>
                        <w:sz w:val="28"/>
                        <w:szCs w:val="28"/>
                      </w:rPr>
                    </w:pPr>
                    <w:r>
                      <w:rPr>
                        <w:b/>
                        <w:bCs/>
                        <w:color w:val="000080"/>
                        <w:sz w:val="28"/>
                        <w:szCs w:val="28"/>
                      </w:rPr>
                      <w:t xml:space="preserve"> A SOCIÁLNÍ VLIVY P</w:t>
                    </w:r>
                    <w:r>
                      <w:rPr>
                        <w:b/>
                        <w:bCs/>
                        <w:color w:val="000080"/>
                        <w:sz w:val="28"/>
                        <w:szCs w:val="28"/>
                      </w:rPr>
                      <w:t>O</w:t>
                    </w:r>
                    <w:r>
                      <w:rPr>
                        <w:b/>
                        <w:bCs/>
                        <w:color w:val="000080"/>
                        <w:sz w:val="28"/>
                        <w:szCs w:val="28"/>
                      </w:rPr>
                      <w:t>ČÍTAČŮ</w:t>
                    </w:r>
                  </w:p>
                  <w:p w:rsidR="0006590A" w:rsidRDefault="0006590A"/>
                </w:txbxContent>
              </v:textbox>
            </v:shape>
            <w10:wrap type="tight"/>
          </v:group>
        </w:pict>
      </w: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r>
        <w:t xml:space="preserve">  </w:t>
      </w:r>
      <w:r>
        <w:tab/>
      </w:r>
      <w:r>
        <w:tab/>
      </w: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r>
        <w:br w:type="page"/>
      </w:r>
      <w:r>
        <w:rPr>
          <w:noProof/>
        </w:rPr>
        <w:pict>
          <v:group id="_x0000_s1286" style="position:absolute;left:0;text-align:left;margin-left:18pt;margin-top:9pt;width:423pt;height:666pt;z-index:251650048" coordorigin="2345,1598" coordsize="8460,13320" wrapcoords="2566 -24 2374 0 2183 195 2183 1727 6740 1922 10800 1922 4328 2286 4060 2335 3600 2578 3562 5424 3638 6105 7736 6203 18306 6203 18306 6592 957 6665 -38 6689 -38 8781 0 9024 5055 9316 6166 9341 5553 9584 5477 9851 5400 10484 5400 13597 5477 14424 5860 14765 5898 14862 15587 15154 18306 15154 18306 15543 3523 15689 613 15738 613 15932 460 16103 383 16346 345 19824 536 20214 574 20408 9728 20603 18306 20603 18306 21576 21600 21576 21600 2019 10800 1922 15089 1922 19838 1727 19838 243 19685 24 19494 -24 2566 -24">
            <v:shape id="_x0000_s1258" type="#_x0000_t202" style="position:absolute;left:9545;top:2858;width:1260;height:12060" wrapcoords="-257 0 -257 21573 21600 21573 21600 0 -257 0" fillcolor="#39f" stroked="f">
              <v:textbox style="mso-next-textbox:#_x0000_s1258">
                <w:txbxContent>
                  <w:p w:rsidR="0006590A" w:rsidRDefault="0006590A"/>
                </w:txbxContent>
              </v:textbox>
            </v:shape>
            <v:shape id="_x0000_s1194" type="#_x0000_t176" style="position:absolute;left:3245;top:1598;width:6840;height:1080" wrapcoords="600 -300 -86 300 -86 19800 257 21300 21257 21300 21343 21300 21686 18900 21686 2400 21429 300 21000 -300 600 -300" o:regroupid="2" fillcolor="#fc9">
              <v:fill rotate="t"/>
              <v:textbox style="mso-next-textbox:#_x0000_s1194">
                <w:txbxContent>
                  <w:p w:rsidR="0006590A" w:rsidRDefault="0006590A">
                    <w:pPr>
                      <w:jc w:val="center"/>
                      <w:rPr>
                        <w:b/>
                        <w:bCs/>
                        <w:color w:val="000080"/>
                        <w:sz w:val="28"/>
                        <w:szCs w:val="28"/>
                      </w:rPr>
                    </w:pPr>
                    <w:r>
                      <w:rPr>
                        <w:b/>
                        <w:bCs/>
                        <w:color w:val="000080"/>
                        <w:sz w:val="28"/>
                        <w:szCs w:val="28"/>
                      </w:rPr>
                      <w:t>NEGATIVNÍ DŮSLEDKY POUŽITÍ POČÍTAČE VE VY</w:t>
                    </w:r>
                    <w:r>
                      <w:rPr>
                        <w:b/>
                        <w:bCs/>
                        <w:color w:val="000080"/>
                        <w:sz w:val="28"/>
                        <w:szCs w:val="28"/>
                      </w:rPr>
                      <w:t>U</w:t>
                    </w:r>
                    <w:r>
                      <w:rPr>
                        <w:b/>
                        <w:bCs/>
                        <w:color w:val="000080"/>
                        <w:sz w:val="28"/>
                        <w:szCs w:val="28"/>
                      </w:rPr>
                      <w:t>ČOVÁNÍ</w:t>
                    </w:r>
                  </w:p>
                </w:txbxContent>
              </v:textbox>
            </v:shape>
            <v:shape id="_x0000_s1195" type="#_x0000_t176" style="position:absolute;left:3785;top:3038;width:6120;height:2340" wrapcoords="600 -300 -86 300 -86 19800 257 21300 21257 21300 21343 21300 21686 18900 21686 2400 21429 300 21000 -300 600 -300" o:regroupid="2" fillcolor="#fc0">
              <v:fill rotate="t" focus="100%" type="gradientRadial">
                <o:fill v:ext="view" type="gradientCenter"/>
              </v:fill>
              <v:textbox style="mso-next-textbox:#_x0000_s1195">
                <w:txbxContent>
                  <w:p w:rsidR="0006590A" w:rsidRDefault="0006590A">
                    <w:pPr>
                      <w:rPr>
                        <w:b/>
                        <w:bCs/>
                        <w:i/>
                        <w:iCs/>
                        <w:caps/>
                      </w:rPr>
                    </w:pPr>
                    <w:r>
                      <w:rPr>
                        <w:b/>
                        <w:bCs/>
                        <w:i/>
                        <w:iCs/>
                        <w:caps/>
                      </w:rPr>
                      <w:t>Nesplnění cílŮ tématu:</w:t>
                    </w:r>
                  </w:p>
                  <w:p w:rsidR="0006590A" w:rsidRDefault="0006590A">
                    <w:pPr>
                      <w:rPr>
                        <w:b/>
                        <w:bCs/>
                      </w:rPr>
                    </w:pPr>
                    <w:r>
                      <w:rPr>
                        <w:b/>
                        <w:bCs/>
                      </w:rPr>
                      <w:t xml:space="preserve"> -  špatná organizace výukové hodiny učitelem</w:t>
                    </w:r>
                  </w:p>
                  <w:p w:rsidR="0006590A" w:rsidRDefault="0006590A">
                    <w:pPr>
                      <w:rPr>
                        <w:b/>
                        <w:bCs/>
                      </w:rPr>
                    </w:pPr>
                    <w:r>
                      <w:rPr>
                        <w:b/>
                        <w:bCs/>
                      </w:rPr>
                      <w:t xml:space="preserve"> -  velké nároky a údržbu a přípravu ICT</w:t>
                    </w:r>
                  </w:p>
                  <w:p w:rsidR="0006590A" w:rsidRDefault="0006590A">
                    <w:pPr>
                      <w:rPr>
                        <w:b/>
                        <w:bCs/>
                      </w:rPr>
                    </w:pPr>
                    <w:r>
                      <w:rPr>
                        <w:b/>
                        <w:bCs/>
                      </w:rPr>
                      <w:t xml:space="preserve"> - zneužívání ICT učiteli, kteří suplují a nahrazují v</w:t>
                    </w:r>
                    <w:r>
                      <w:rPr>
                        <w:b/>
                        <w:bCs/>
                      </w:rPr>
                      <w:t>ý</w:t>
                    </w:r>
                    <w:r>
                      <w:rPr>
                        <w:b/>
                        <w:bCs/>
                      </w:rPr>
                      <w:t>ukovou hodinu volným „surfováním“ na i</w:t>
                    </w:r>
                    <w:r>
                      <w:rPr>
                        <w:b/>
                        <w:bCs/>
                      </w:rPr>
                      <w:t>n</w:t>
                    </w:r>
                    <w:r>
                      <w:rPr>
                        <w:b/>
                        <w:bCs/>
                      </w:rPr>
                      <w:t>ternetu bez pedagogického dozoru a konkrétního z</w:t>
                    </w:r>
                    <w:r>
                      <w:rPr>
                        <w:b/>
                        <w:bCs/>
                      </w:rPr>
                      <w:t>a</w:t>
                    </w:r>
                    <w:r>
                      <w:rPr>
                        <w:b/>
                        <w:bCs/>
                      </w:rPr>
                      <w:t>dání úkolů k „velké“ radosti žáků.</w:t>
                    </w:r>
                  </w:p>
                </w:txbxContent>
              </v:textbox>
            </v:shape>
            <v:shape id="_x0000_s1196" type="#_x0000_t176" style="position:absolute;left:2345;top:5738;width:5940;height:1440" wrapcoords="600 -300 -86 300 -86 19800 257 21300 21257 21300 21343 21300 21686 18900 21686 2400 21429 300 21000 -300 600 -300" o:regroupid="2" fillcolor="#fc0">
              <v:fill rotate="t" focus="100%" type="gradientRadial">
                <o:fill v:ext="view" type="gradientCenter"/>
              </v:fill>
              <v:textbox style="mso-next-textbox:#_x0000_s1196">
                <w:txbxContent>
                  <w:p w:rsidR="0006590A" w:rsidRDefault="0006590A">
                    <w:pPr>
                      <w:jc w:val="left"/>
                      <w:rPr>
                        <w:b/>
                        <w:bCs/>
                        <w:i/>
                        <w:iCs/>
                        <w:caps/>
                      </w:rPr>
                    </w:pPr>
                    <w:r>
                      <w:rPr>
                        <w:b/>
                        <w:bCs/>
                        <w:i/>
                        <w:iCs/>
                        <w:caps/>
                      </w:rPr>
                      <w:t>Nedostatečná komunikace s vyučujícím:</w:t>
                    </w:r>
                  </w:p>
                  <w:p w:rsidR="0006590A" w:rsidRDefault="0006590A">
                    <w:pPr>
                      <w:rPr>
                        <w:b/>
                        <w:bCs/>
                      </w:rPr>
                    </w:pPr>
                    <w:r>
                      <w:rPr>
                        <w:b/>
                        <w:bCs/>
                      </w:rPr>
                      <w:t>Dávání přednosti elektronické komunikaci před f</w:t>
                    </w:r>
                    <w:r>
                      <w:rPr>
                        <w:b/>
                        <w:bCs/>
                      </w:rPr>
                      <w:t>y</w:t>
                    </w:r>
                    <w:r>
                      <w:rPr>
                        <w:b/>
                        <w:bCs/>
                      </w:rPr>
                      <w:t>zickou osobní komunikací, snaha nahrazení uč</w:t>
                    </w:r>
                    <w:r>
                      <w:rPr>
                        <w:b/>
                        <w:bCs/>
                      </w:rPr>
                      <w:t>i</w:t>
                    </w:r>
                    <w:r>
                      <w:rPr>
                        <w:b/>
                        <w:bCs/>
                      </w:rPr>
                      <w:t>tele počítačem.</w:t>
                    </w:r>
                  </w:p>
                </w:txbxContent>
              </v:textbox>
            </v:shape>
            <v:shape id="_x0000_s1198" type="#_x0000_t176" style="position:absolute;left:4505;top:7358;width:5580;height:3420" wrapcoords="600 -300 -86 300 -86 19800 257 21300 21257 21300 21343 21300 21686 18900 21686 2400 21429 300 21000 -300 600 -300" o:regroupid="2" fillcolor="#fc0">
              <v:fill rotate="t" focus="100%" type="gradientRadial">
                <o:fill v:ext="view" type="gradientCenter"/>
              </v:fill>
              <v:textbox style="mso-next-textbox:#_x0000_s1198">
                <w:txbxContent>
                  <w:p w:rsidR="0006590A" w:rsidRDefault="0006590A">
                    <w:pPr>
                      <w:jc w:val="left"/>
                      <w:rPr>
                        <w:b/>
                        <w:bCs/>
                        <w:i/>
                        <w:iCs/>
                      </w:rPr>
                    </w:pPr>
                    <w:r>
                      <w:rPr>
                        <w:b/>
                        <w:bCs/>
                        <w:i/>
                        <w:iCs/>
                      </w:rPr>
                      <w:t>OPISOVÁNÍ, PLAGIÁTORSTVÍ, BEZMY</w:t>
                    </w:r>
                    <w:r>
                      <w:rPr>
                        <w:b/>
                        <w:bCs/>
                        <w:i/>
                        <w:iCs/>
                      </w:rPr>
                      <w:t>Š</w:t>
                    </w:r>
                    <w:r>
                      <w:rPr>
                        <w:b/>
                        <w:bCs/>
                        <w:i/>
                        <w:iCs/>
                      </w:rPr>
                      <w:t>LENKOVÉ PŘEJÍMÁNI INFORMACÍ:</w:t>
                    </w:r>
                  </w:p>
                  <w:p w:rsidR="0006590A" w:rsidRDefault="0006590A">
                    <w:pPr>
                      <w:jc w:val="left"/>
                      <w:rPr>
                        <w:b/>
                        <w:bCs/>
                      </w:rPr>
                    </w:pPr>
                    <w:r>
                      <w:rPr>
                        <w:b/>
                        <w:bCs/>
                      </w:rPr>
                      <w:t>Žáci docházejí k přesvědčení, že vše je možné najít na internetu -  nebezpečí plagiátorství, bez zad</w:t>
                    </w:r>
                    <w:r>
                      <w:rPr>
                        <w:b/>
                        <w:bCs/>
                      </w:rPr>
                      <w:t>á</w:t>
                    </w:r>
                    <w:r>
                      <w:rPr>
                        <w:b/>
                        <w:bCs/>
                      </w:rPr>
                      <w:t>ní zdr</w:t>
                    </w:r>
                    <w:r>
                      <w:rPr>
                        <w:b/>
                        <w:bCs/>
                      </w:rPr>
                      <w:t>o</w:t>
                    </w:r>
                    <w:r>
                      <w:rPr>
                        <w:b/>
                        <w:bCs/>
                      </w:rPr>
                      <w:t xml:space="preserve">jů. </w:t>
                    </w:r>
                  </w:p>
                  <w:p w:rsidR="0006590A" w:rsidRDefault="0006590A">
                    <w:pPr>
                      <w:rPr>
                        <w:b/>
                        <w:bCs/>
                      </w:rPr>
                    </w:pPr>
                    <w:r>
                      <w:rPr>
                        <w:b/>
                        <w:bCs/>
                      </w:rPr>
                      <w:t xml:space="preserve">Nebezpečný názor: „Vše, co je na internetu, je pravda“! Žáci pak přejímají myšlenky, které nejsou ověřené a pravdivé. </w:t>
                    </w:r>
                  </w:p>
                  <w:p w:rsidR="0006590A" w:rsidRDefault="0006590A">
                    <w:pPr>
                      <w:jc w:val="left"/>
                      <w:rPr>
                        <w:b/>
                        <w:bCs/>
                      </w:rPr>
                    </w:pPr>
                    <w:r>
                      <w:rPr>
                        <w:b/>
                        <w:bCs/>
                      </w:rPr>
                      <w:t>Neschopnost utvářet svůj názor, tvořit vlastní myšlenky, zdokonalovat svůj jazyk, komunik</w:t>
                    </w:r>
                    <w:r>
                      <w:rPr>
                        <w:b/>
                        <w:bCs/>
                      </w:rPr>
                      <w:t>o</w:t>
                    </w:r>
                    <w:r>
                      <w:rPr>
                        <w:b/>
                        <w:bCs/>
                      </w:rPr>
                      <w:t xml:space="preserve">vat s ostatními lidmi. </w:t>
                    </w:r>
                  </w:p>
                </w:txbxContent>
              </v:textbox>
            </v:shape>
            <v:shape id="_x0000_s1200" type="#_x0000_t176" style="position:absolute;left:2525;top:11318;width:6840;height:2880" wrapcoords="600 -300 -86 300 -86 19800 257 21300 21257 21300 21343 21300 21686 18900 21686 2400 21429 300 21000 -300 600 -300" o:regroupid="2" fillcolor="#fc0">
              <v:fill rotate="t" focus="100%" type="gradientRadial">
                <o:fill v:ext="view" type="gradientCenter"/>
              </v:fill>
              <v:textbox style="mso-next-textbox:#_x0000_s1200">
                <w:txbxContent>
                  <w:p w:rsidR="0006590A" w:rsidRDefault="0006590A">
                    <w:pPr>
                      <w:rPr>
                        <w:b/>
                        <w:bCs/>
                        <w:i/>
                        <w:iCs/>
                        <w:caps/>
                      </w:rPr>
                    </w:pPr>
                    <w:r>
                      <w:rPr>
                        <w:b/>
                        <w:bCs/>
                        <w:i/>
                        <w:iCs/>
                        <w:caps/>
                      </w:rPr>
                      <w:t>Podceňování textových aplikacÍ, aplikací d</w:t>
                    </w:r>
                    <w:r>
                      <w:rPr>
                        <w:b/>
                        <w:bCs/>
                        <w:i/>
                        <w:iCs/>
                        <w:caps/>
                      </w:rPr>
                      <w:t>a</w:t>
                    </w:r>
                    <w:r>
                      <w:rPr>
                        <w:b/>
                        <w:bCs/>
                        <w:i/>
                        <w:iCs/>
                        <w:caps/>
                      </w:rPr>
                      <w:t>tabázových a   k tvorbě preze</w:t>
                    </w:r>
                    <w:r>
                      <w:rPr>
                        <w:b/>
                        <w:bCs/>
                        <w:i/>
                        <w:iCs/>
                        <w:caps/>
                      </w:rPr>
                      <w:t>n</w:t>
                    </w:r>
                    <w:r>
                      <w:rPr>
                        <w:b/>
                        <w:bCs/>
                        <w:i/>
                        <w:iCs/>
                        <w:caps/>
                      </w:rPr>
                      <w:t>tací:</w:t>
                    </w:r>
                  </w:p>
                  <w:p w:rsidR="0006590A" w:rsidRDefault="0006590A">
                    <w:pPr>
                      <w:rPr>
                        <w:b/>
                        <w:bCs/>
                      </w:rPr>
                    </w:pPr>
                    <w:r>
                      <w:rPr>
                        <w:b/>
                        <w:bCs/>
                      </w:rPr>
                      <w:t xml:space="preserve"> -  upřednostňování online her, softwaru ke kopírování fi</w:t>
                    </w:r>
                    <w:r>
                      <w:rPr>
                        <w:b/>
                        <w:bCs/>
                      </w:rPr>
                      <w:t>l</w:t>
                    </w:r>
                    <w:r>
                      <w:rPr>
                        <w:b/>
                        <w:bCs/>
                      </w:rPr>
                      <w:t xml:space="preserve">mů, </w:t>
                    </w:r>
                  </w:p>
                  <w:p w:rsidR="0006590A" w:rsidRDefault="0006590A">
                    <w:pPr>
                      <w:rPr>
                        <w:b/>
                        <w:bCs/>
                      </w:rPr>
                    </w:pPr>
                    <w:r>
                      <w:rPr>
                        <w:b/>
                        <w:bCs/>
                      </w:rPr>
                      <w:t xml:space="preserve">     hudby, vypalování nosičů (CD, DVD) </w:t>
                    </w:r>
                  </w:p>
                  <w:p w:rsidR="0006590A" w:rsidRDefault="0006590A">
                    <w:pPr>
                      <w:rPr>
                        <w:b/>
                        <w:bCs/>
                      </w:rPr>
                    </w:pPr>
                    <w:r>
                      <w:rPr>
                        <w:b/>
                        <w:bCs/>
                      </w:rPr>
                      <w:t xml:space="preserve">-  sada rutinních úkonů početního charakteru je nahrazována      </w:t>
                    </w:r>
                  </w:p>
                  <w:p w:rsidR="0006590A" w:rsidRDefault="0006590A">
                    <w:pPr>
                      <w:rPr>
                        <w:b/>
                        <w:bCs/>
                      </w:rPr>
                    </w:pPr>
                    <w:r>
                      <w:rPr>
                        <w:b/>
                        <w:bCs/>
                      </w:rPr>
                      <w:t xml:space="preserve">   sadou rutinních úkonů ovládání počítače</w:t>
                    </w:r>
                  </w:p>
                  <w:p w:rsidR="0006590A" w:rsidRDefault="0006590A">
                    <w:pPr>
                      <w:rPr>
                        <w:b/>
                        <w:bCs/>
                      </w:rPr>
                    </w:pPr>
                    <w:r>
                      <w:rPr>
                        <w:b/>
                        <w:bCs/>
                      </w:rPr>
                      <w:t>Vede k nepřipravenosti možného dalšího využití ICT v bě</w:t>
                    </w:r>
                    <w:r>
                      <w:rPr>
                        <w:b/>
                        <w:bCs/>
                      </w:rPr>
                      <w:t>ž</w:t>
                    </w:r>
                    <w:r>
                      <w:rPr>
                        <w:b/>
                        <w:bCs/>
                      </w:rPr>
                      <w:t>ném životě, dalším studiu na VŠ, komunikaci se servery stá</w:t>
                    </w:r>
                    <w:r>
                      <w:rPr>
                        <w:b/>
                        <w:bCs/>
                      </w:rPr>
                      <w:t>t</w:t>
                    </w:r>
                    <w:r>
                      <w:rPr>
                        <w:b/>
                        <w:bCs/>
                      </w:rPr>
                      <w:t>ních organizací</w:t>
                    </w:r>
                  </w:p>
                  <w:p w:rsidR="0006590A" w:rsidRDefault="0006590A"/>
                </w:txbxContent>
              </v:textbox>
            </v:shape>
            <w10:wrap type="tight"/>
          </v:group>
        </w:pict>
      </w: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r>
        <w:tab/>
      </w:r>
      <w:r>
        <w:tab/>
      </w:r>
      <w:r>
        <w:tab/>
      </w:r>
    </w:p>
    <w:p w:rsidR="0006590A" w:rsidRDefault="0006590A">
      <w:pPr>
        <w:pStyle w:val="Normln1"/>
      </w:pPr>
    </w:p>
    <w:p w:rsidR="0006590A" w:rsidRDefault="0006590A">
      <w:pPr>
        <w:pStyle w:val="Normln1"/>
      </w:pPr>
    </w:p>
    <w:p w:rsidR="0006590A" w:rsidRDefault="0006590A">
      <w:pPr>
        <w:pStyle w:val="Normln1"/>
      </w:pPr>
      <w:r>
        <w:t xml:space="preserve">                                           </w:t>
      </w: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 w:rsidR="0006590A" w:rsidRDefault="0006590A"/>
    <w:p w:rsidR="0006590A" w:rsidRDefault="0006590A"/>
    <w:p w:rsidR="0006590A" w:rsidRDefault="0006590A"/>
    <w:p w:rsidR="0006590A" w:rsidRDefault="0006590A">
      <w:r>
        <w:br w:type="page"/>
        <w:t xml:space="preserve">     Uvedené příklady negativních vlivů ICT na žáky ukazují, jak je náročná práce učitelů, tedy těch, kteří, bez ohledu na čas, přemýšlí, jak efektivněji učit. K nim by měly směřovat invest</w:t>
      </w:r>
      <w:r>
        <w:t>i</w:t>
      </w:r>
      <w:r>
        <w:t>ce vkládané do školství, a to ať už formou programů vyhlášených MŠMT nebo cílenými i</w:t>
      </w:r>
      <w:r>
        <w:t>n</w:t>
      </w:r>
      <w:r>
        <w:t>vestic</w:t>
      </w:r>
      <w:r>
        <w:t>e</w:t>
      </w:r>
      <w:r>
        <w:t>mi. Učitelé nemohou být rozhodně jednostranně nahrazeni technickými prostředky. Mohou učitele jen zastoupit, ale pouze v té fázi výuky, kterou jim sami př</w:t>
      </w:r>
      <w:r>
        <w:t>i</w:t>
      </w:r>
      <w:r>
        <w:t xml:space="preserve">dělí. </w:t>
      </w:r>
    </w:p>
    <w:p w:rsidR="0006590A" w:rsidRDefault="0006590A">
      <w:pPr>
        <w:pStyle w:val="Normln1"/>
      </w:pPr>
      <w:r>
        <w:t>Učitel je skutečně klíčovým prvkem. Musí být na prvním místě a výsledný vztah jednotl</w:t>
      </w:r>
      <w:r>
        <w:t>i</w:t>
      </w:r>
      <w:r>
        <w:t xml:space="preserve">vých prvků vyučovacího procesu pak má tvar: </w:t>
      </w:r>
    </w:p>
    <w:p w:rsidR="0006590A" w:rsidRDefault="0006590A">
      <w:pPr>
        <w:pStyle w:val="Normln1"/>
        <w:rPr>
          <w:b/>
          <w:bCs/>
          <w:i/>
          <w:iCs/>
          <w:sz w:val="28"/>
          <w:szCs w:val="28"/>
        </w:rPr>
      </w:pPr>
      <w:r>
        <w:rPr>
          <w:b/>
          <w:bCs/>
          <w:i/>
          <w:iCs/>
          <w:noProof/>
          <w:sz w:val="28"/>
          <w:szCs w:val="28"/>
        </w:rPr>
        <w:pict>
          <v:shape id="_x0000_s1203" type="#_x0000_t202" style="position:absolute;left:0;text-align:left;margin-left:17.85pt;margin-top:11.4pt;width:414pt;height:27pt;z-index:251651072" wrapcoords="-39 0 -39 21000 21600 21000 21600 0 -39 0" fillcolor="yellow" stroked="f">
            <v:textbox style="mso-next-textbox:#_x0000_s1203">
              <w:txbxContent>
                <w:p w:rsidR="0006590A" w:rsidRDefault="0006590A">
                  <w:pPr>
                    <w:pStyle w:val="Normln1"/>
                    <w:jc w:val="center"/>
                    <w:rPr>
                      <w:b/>
                      <w:bCs/>
                      <w:sz w:val="40"/>
                      <w:szCs w:val="40"/>
                    </w:rPr>
                  </w:pPr>
                  <w:r>
                    <w:rPr>
                      <w:b/>
                      <w:bCs/>
                      <w:i/>
                      <w:iCs/>
                      <w:sz w:val="40"/>
                      <w:szCs w:val="40"/>
                    </w:rPr>
                    <w:t>učitel     +      počítač      +      žák      =      uč</w:t>
                  </w:r>
                  <w:r>
                    <w:rPr>
                      <w:b/>
                      <w:bCs/>
                      <w:i/>
                      <w:iCs/>
                      <w:sz w:val="40"/>
                      <w:szCs w:val="40"/>
                    </w:rPr>
                    <w:t>e</w:t>
                  </w:r>
                  <w:r>
                    <w:rPr>
                      <w:b/>
                      <w:bCs/>
                      <w:i/>
                      <w:iCs/>
                      <w:sz w:val="40"/>
                      <w:szCs w:val="40"/>
                    </w:rPr>
                    <w:t>ní</w:t>
                  </w:r>
                </w:p>
                <w:p w:rsidR="0006590A" w:rsidRDefault="0006590A"/>
              </w:txbxContent>
            </v:textbox>
            <w10:wrap type="tight"/>
          </v:shape>
        </w:pict>
      </w:r>
    </w:p>
    <w:p w:rsidR="0006590A" w:rsidRDefault="0006590A"/>
    <w:p w:rsidR="0006590A" w:rsidRDefault="0006590A"/>
    <w:p w:rsidR="0006590A" w:rsidRDefault="0006590A"/>
    <w:p w:rsidR="0006590A" w:rsidRDefault="0006590A">
      <w:pPr>
        <w:pStyle w:val="Normln1"/>
      </w:pPr>
      <w:r>
        <w:t xml:space="preserve">     Proč má být učitel na prvním místě? Proto, že má z hlediska didaktické technologie ovli</w:t>
      </w:r>
      <w:r>
        <w:t>v</w:t>
      </w:r>
      <w:r>
        <w:t>nit jak sestavu počítače, tak i jeho programovou náplň. První požadavek je v současnosti probl</w:t>
      </w:r>
      <w:r>
        <w:t>e</w:t>
      </w:r>
      <w:r>
        <w:t>matický, protože počítačová gramotnost učitelů je nedostatečná a didaktické řešení programové náplně z hlediska potřeb efektivní výuky je zatím ponecháno na nabídkách k</w:t>
      </w:r>
      <w:r>
        <w:t>o</w:t>
      </w:r>
      <w:r>
        <w:t>merčních výrobců poč</w:t>
      </w:r>
      <w:r>
        <w:t>í</w:t>
      </w:r>
      <w:r>
        <w:t xml:space="preserve">tačových programů. </w:t>
      </w:r>
    </w:p>
    <w:p w:rsidR="0006590A" w:rsidRDefault="0006590A">
      <w:pPr>
        <w:pStyle w:val="Normln1"/>
      </w:pPr>
      <w:r>
        <w:t xml:space="preserve">     Z předchozího vyplývá, že názorná výuka nemusí být vždy jednoznačně kladnou záležito</w:t>
      </w:r>
      <w:r>
        <w:t>s</w:t>
      </w:r>
      <w:r>
        <w:t>tí. Je tedy nutné umět názo</w:t>
      </w:r>
      <w:r>
        <w:t>r</w:t>
      </w:r>
      <w:r>
        <w:t>nosti ve výuce podporované počítačem vhodně využívat k tomu, aby bylo žákům učivo co nejlépe objasněno. Nasazení počítače do výuky by pak neznamenalo její automatické zefektivn</w:t>
      </w:r>
      <w:r>
        <w:t>ě</w:t>
      </w:r>
      <w:r>
        <w:t>ní, ale naopak, jeho použití by se mohlo stát neproduktivní a nemusely by splnit  tak očekávané výukové cíle.</w:t>
      </w:r>
    </w:p>
    <w:p w:rsidR="0006590A" w:rsidRDefault="0006590A">
      <w:pPr>
        <w:pStyle w:val="Normln1"/>
      </w:pPr>
      <w:r>
        <w:t xml:space="preserve">     Rovněž musím zdůraznit i míru užití počítače ve výuce. Představa využití </w:t>
      </w:r>
      <w:r>
        <w:rPr>
          <w:rFonts w:hint="eastAsia"/>
        </w:rPr>
        <w:t>počítač</w:t>
      </w:r>
      <w:r>
        <w:t>e ve vý</w:t>
      </w:r>
      <w:r>
        <w:t>u</w:t>
      </w:r>
      <w:r>
        <w:t>ce každou hodinu a po celou vyučovací dobu není dobrá. Nejen fakt, že poměrně rychle o</w:t>
      </w:r>
      <w:r>
        <w:t>d</w:t>
      </w:r>
      <w:r>
        <w:t>padá pozornost žáků, ale je nutné stanovit si  poměr množství názorného a abstraktního učiva a  najít tak vyváženost působení na rozvoj názorného i abstraktního myšlení žáků. Z výše uvedeného vyplývá požadavek na kvalitní pregraduální přípravu učitelů v oblasti využití poč</w:t>
      </w:r>
      <w:r>
        <w:t>í</w:t>
      </w:r>
      <w:r>
        <w:t>tače ve výuce a důraz na celoživotní vzdělávání učit</w:t>
      </w:r>
      <w:r>
        <w:t>e</w:t>
      </w:r>
      <w:r>
        <w:t>lů z praxe.</w:t>
      </w:r>
    </w:p>
    <w:p w:rsidR="0006590A" w:rsidRDefault="0006590A">
      <w:pPr>
        <w:pStyle w:val="Normln1"/>
      </w:pPr>
      <w:r>
        <w:t xml:space="preserve">     Učitel, žák, počítač, metody a formy výuky je jedna strana problému. Druhou stranou t</w:t>
      </w:r>
      <w:r>
        <w:t>é</w:t>
      </w:r>
      <w:r>
        <w:t>hož problému jsou didaktické technické prostředky výuky. Výše byly popsány didaktické n</w:t>
      </w:r>
      <w:r>
        <w:t>á</w:t>
      </w:r>
      <w:r>
        <w:t>plně, které v současnosti produkují různé společnosti. Některé z nich se nijak nezabývají součinností s RVP a jiné jsou „posvěceny“ MŠMT. Jsem toho názoru, že oboje z nich jsou dobrým počinem k tomu, aby si mohl příslušný učitel toho kterého předmětu vybrat. Takže je to zase na odbornosti učitele a jeho dovednosti těchto názorných prostředků vhodně využít. Tyto didaktické náplně rozhodně rychleji reagují na společenské a vědecké změny a novinky, než dosud MŠMT schv</w:t>
      </w:r>
      <w:r>
        <w:t>a</w:t>
      </w:r>
      <w:r>
        <w:t xml:space="preserve">lované učebnice. </w:t>
      </w:r>
    </w:p>
    <w:p w:rsidR="0006590A" w:rsidRDefault="0006590A">
      <w:r>
        <w:t xml:space="preserve">     A jsou to opět učitelé, tedy ti, kteří, bez ohledu na čas přemýšlí, jak efektivněji učit a kteří přicházejí s tvorbou názornin a jsou schopni se s nimi podělit na různých již čím dál více kv</w:t>
      </w:r>
      <w:r>
        <w:t>a</w:t>
      </w:r>
      <w:r>
        <w:t>litních webových stránkách a zcela zadarmo přenechávají své know-how ostatním k</w:t>
      </w:r>
      <w:r>
        <w:t>o</w:t>
      </w:r>
      <w:r>
        <w:t xml:space="preserve">legům. </w:t>
      </w: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adpis1"/>
        <w:jc w:val="left"/>
      </w:pPr>
      <w:r>
        <w:br w:type="page"/>
      </w:r>
      <w:bookmarkStart w:id="41" w:name="_II._Analytická_aplikační_část"/>
      <w:bookmarkEnd w:id="41"/>
      <w:r>
        <w:rPr>
          <w:shd w:val="clear" w:color="auto" w:fill="003366"/>
        </w:rPr>
        <w:t>II. Analytická aplikační část</w:t>
      </w:r>
      <w:r>
        <w:t xml:space="preserve">                                                  </w:t>
      </w:r>
      <w:r>
        <w:rPr>
          <w:i/>
          <w:iCs/>
          <w:sz w:val="20"/>
          <w:szCs w:val="20"/>
        </w:rPr>
        <w:t xml:space="preserve">zpět na </w:t>
      </w:r>
      <w:hyperlink w:anchor="_Obsah:" w:history="1">
        <w:r>
          <w:rPr>
            <w:rStyle w:val="Hypertextovodkaz"/>
            <w:i/>
            <w:iCs/>
            <w:color w:val="auto"/>
            <w:sz w:val="20"/>
            <w:szCs w:val="20"/>
          </w:rPr>
          <w:t>obsah</w:t>
        </w:r>
      </w:hyperlink>
    </w:p>
    <w:p w:rsidR="0006590A" w:rsidRDefault="0006590A">
      <w:pPr>
        <w:pStyle w:val="Normln1"/>
      </w:pPr>
    </w:p>
    <w:p w:rsidR="0006590A" w:rsidRDefault="0006590A">
      <w:pPr>
        <w:pStyle w:val="Nadpis2"/>
        <w:jc w:val="left"/>
      </w:pPr>
      <w:bookmarkStart w:id="42" w:name="_3._Zpracování_učebních_dokumentů a "/>
      <w:bookmarkEnd w:id="42"/>
      <w:r>
        <w:rPr>
          <w:shd w:val="clear" w:color="auto" w:fill="003366"/>
        </w:rPr>
        <w:t xml:space="preserve">3. Zpracování učebních dokumentů a příklady využití multimédií </w:t>
      </w:r>
      <w:r>
        <w:t xml:space="preserve">           </w:t>
      </w:r>
      <w:r>
        <w:rPr>
          <w:shd w:val="clear" w:color="auto" w:fill="003366"/>
        </w:rPr>
        <w:t>v odborných předmětech Informační a komunikační technologie a Ch</w:t>
      </w:r>
      <w:r>
        <w:rPr>
          <w:shd w:val="clear" w:color="auto" w:fill="003366"/>
        </w:rPr>
        <w:t>e</w:t>
      </w:r>
      <w:r>
        <w:rPr>
          <w:shd w:val="clear" w:color="auto" w:fill="003366"/>
        </w:rPr>
        <w:t>mie a Ekologie</w:t>
      </w:r>
    </w:p>
    <w:p w:rsidR="0006590A" w:rsidRDefault="0006590A">
      <w:r>
        <w:rPr>
          <w:i/>
          <w:iCs/>
          <w:sz w:val="20"/>
          <w:szCs w:val="20"/>
        </w:rPr>
        <w:t xml:space="preserve">                                                                                                                                                            zpět na </w:t>
      </w:r>
      <w:hyperlink w:anchor="_Obsah:" w:history="1">
        <w:r>
          <w:rPr>
            <w:rStyle w:val="Hypertextovodkaz"/>
            <w:i/>
            <w:iCs/>
            <w:color w:val="auto"/>
            <w:sz w:val="20"/>
            <w:szCs w:val="20"/>
          </w:rPr>
          <w:t>obsah</w:t>
        </w:r>
      </w:hyperlink>
    </w:p>
    <w:p w:rsidR="0006590A" w:rsidRDefault="0006590A"/>
    <w:p w:rsidR="0006590A" w:rsidRDefault="0006590A">
      <w:r>
        <w:t xml:space="preserve">      Po roce 2000 dochází k významným změnám ve vzdělávací politice. V roce 2001 vychází </w:t>
      </w:r>
      <w:r>
        <w:rPr>
          <w:i/>
          <w:iCs/>
        </w:rPr>
        <w:t xml:space="preserve">Bílá kniha - Národní program rozvoje vzdělávání </w:t>
      </w:r>
      <w:r>
        <w:t>v ČR, který přináší novou koncepci kurik</w:t>
      </w:r>
      <w:r>
        <w:t>u</w:t>
      </w:r>
      <w:r>
        <w:t>lární pol</w:t>
      </w:r>
      <w:r>
        <w:t>i</w:t>
      </w:r>
      <w:r>
        <w:t xml:space="preserve">tiky založenou na rámcových vzdělávacích programech a školních vzdělávacích programech. Zatím co </w:t>
      </w:r>
      <w:r>
        <w:rPr>
          <w:i/>
          <w:iCs/>
        </w:rPr>
        <w:t>rámcové vzdělávací programy</w:t>
      </w:r>
      <w:r>
        <w:t xml:space="preserve"> (dále jen RVP) specifikují obecně z</w:t>
      </w:r>
      <w:r>
        <w:t>á</w:t>
      </w:r>
      <w:r>
        <w:t>vazné p</w:t>
      </w:r>
      <w:r>
        <w:t>o</w:t>
      </w:r>
      <w:r>
        <w:t xml:space="preserve">žadavky pro jednotlivé stupně a obory vzdělání, vymezují rámec pro návrh učebních plánů a formulují pravidla pro tvorbu školních vzdělávacích programů. </w:t>
      </w:r>
      <w:r>
        <w:rPr>
          <w:i/>
          <w:iCs/>
        </w:rPr>
        <w:t>Školní vzdělávací pr</w:t>
      </w:r>
      <w:r>
        <w:rPr>
          <w:i/>
          <w:iCs/>
        </w:rPr>
        <w:t>o</w:t>
      </w:r>
      <w:r>
        <w:rPr>
          <w:i/>
          <w:iCs/>
        </w:rPr>
        <w:t>gramy</w:t>
      </w:r>
      <w:r>
        <w:t xml:space="preserve"> (dále jen ŠVP) jsou vytvářeny na školách podle místních podmínek a podle nich se bude uskutečňovat vzdělávání v konkrétní škole. Tato koncepce se stala součástí nového ško</w:t>
      </w:r>
      <w:r>
        <w:t>l</w:t>
      </w:r>
      <w:r>
        <w:t>ského zákona ( z</w:t>
      </w:r>
      <w:r>
        <w:t>á</w:t>
      </w:r>
      <w:r>
        <w:t>kon č.561/2004 Sb.), který byl schválen v r. 2004 s platností od 1. 1. 2005. Rokem 2004 tedy končí období, kdy byly vytvářeny vzdělávací pr</w:t>
      </w:r>
      <w:r>
        <w:t>o</w:t>
      </w:r>
      <w:r>
        <w:t xml:space="preserve">gramy schvalované MŠMT (Kašparová a kol., 2007). </w:t>
      </w:r>
    </w:p>
    <w:p w:rsidR="0006590A" w:rsidRDefault="0006590A">
      <w:r>
        <w:t xml:space="preserve">Pro jednotlivé školy a jejich obory nastala nová možnost upravit si učební látku podle svých možností a potřeb žáků a svých regionálních podmínek. </w:t>
      </w:r>
    </w:p>
    <w:p w:rsidR="0006590A" w:rsidRDefault="0006590A">
      <w:r>
        <w:t xml:space="preserve">     Vzdělávací programy směřují v mnoha ohledech k usnadnění zaměstnanosti absolventů. Tento trend je pozitivní zejména v oblasti zajištění základních předpokladů pro zaměs</w:t>
      </w:r>
      <w:r>
        <w:t>t</w:t>
      </w:r>
      <w:r>
        <w:t xml:space="preserve">nanost. </w:t>
      </w:r>
    </w:p>
    <w:p w:rsidR="0006590A" w:rsidRDefault="0006590A">
      <w:r>
        <w:t xml:space="preserve">     </w:t>
      </w:r>
      <w:r>
        <w:rPr>
          <w:i/>
          <w:iCs/>
          <w:u w:val="single"/>
        </w:rPr>
        <w:t>Učební osnovy</w:t>
      </w:r>
      <w:r>
        <w:t xml:space="preserve"> (dále jen UO) jsou konkrétním a relativně podrobným rozpracováním vzd</w:t>
      </w:r>
      <w:r>
        <w:t>ě</w:t>
      </w:r>
      <w:r>
        <w:t>lávacích výsledků (cílů a kompetencí) a obsahových okruhů pro jednotlivé vyučovací pře</w:t>
      </w:r>
      <w:r>
        <w:t>d</w:t>
      </w:r>
      <w:r>
        <w:t>měty. Součástí školního vzdělávacího programu jsou učební osnovy pro učební, odbornou nebo uměleckou praxi a odborný výcvik. Při koncipování učební osnovy jednotlivých pře</w:t>
      </w:r>
      <w:r>
        <w:t>d</w:t>
      </w:r>
      <w:r>
        <w:t>mětů se nejdř</w:t>
      </w:r>
      <w:r>
        <w:t>í</w:t>
      </w:r>
      <w:r>
        <w:t>ve stanoví to, co se musí žáci naučit, tzn. jaké činnosti, vědomosti, dovednosti, návyky a schopnosti mají být osvojeny nebo rozvinuty. Na základě toho se jasně formulují očekávané v</w:t>
      </w:r>
      <w:r>
        <w:t>ý</w:t>
      </w:r>
      <w:r>
        <w:t xml:space="preserve">sledky vzdělávání. Ty jsou východiskem pro stanovení vzdělávacího obsahu učiva. </w:t>
      </w:r>
    </w:p>
    <w:p w:rsidR="0006590A" w:rsidRDefault="0006590A">
      <w:r>
        <w:rPr>
          <w:i/>
          <w:iCs/>
        </w:rPr>
        <w:t xml:space="preserve">     </w:t>
      </w:r>
      <w:r>
        <w:rPr>
          <w:i/>
          <w:iCs/>
          <w:u w:val="single"/>
        </w:rPr>
        <w:t>Tématický plán</w:t>
      </w:r>
      <w:r>
        <w:rPr>
          <w:i/>
          <w:iCs/>
        </w:rPr>
        <w:t xml:space="preserve"> </w:t>
      </w:r>
      <w:r>
        <w:t>je stejně jako ŠVP dokumentem školy. Je zpracováván učitelem pro je</w:t>
      </w:r>
      <w:r>
        <w:t>d</w:t>
      </w:r>
      <w:r>
        <w:t>notlivý předmět a podkladem je právě učební osnova ŠVP učebního předmětu. Na škole, kde pracuji zůstává zatím dokumentem, podle kterého se přesněji orientuje učitel a dává mu mo</w:t>
      </w:r>
      <w:r>
        <w:t>ž</w:t>
      </w:r>
      <w:r>
        <w:t>nost zpětného pohledu jak na dodržení časových relací jednotlivých témat během celého ško</w:t>
      </w:r>
      <w:r>
        <w:t>l</w:t>
      </w:r>
      <w:r>
        <w:t>ního roku, tak i na vlastní autoevaluaci. Je na rozhodnutí samotného učitele, jestli tématický plán, který vychází z učebních osnov ŠVP pojme obecněji v tom smyslu, že do něj vloží n</w:t>
      </w:r>
      <w:r>
        <w:t>á</w:t>
      </w:r>
      <w:r>
        <w:t xml:space="preserve">zvy tématických celků a časově jej omezí na měsíce a celkový počet hodin, nebo jej pojme konkrétněji tím, že časový rozvrh rozdělí na týdny a hodinově rozpracuje konkrétní témata.   </w:t>
      </w:r>
    </w:p>
    <w:p w:rsidR="0006590A" w:rsidRDefault="0006590A">
      <w:r>
        <w:t xml:space="preserve">     Po zkušenostech z vlastním vyučováním a naplňováním konkrétného obsahu témat jednotlivých pře</w:t>
      </w:r>
      <w:r>
        <w:t>d</w:t>
      </w:r>
      <w:r>
        <w:t>mětů se přikláním k tomu, příliš si nesvazovat ruce až tak striktním dodržováním stanoveného obsahu tématického pl</w:t>
      </w:r>
      <w:r>
        <w:t>á</w:t>
      </w:r>
      <w:r>
        <w:t>nu. V průběhu školního roku existuje řada vlivů, které učitel musí postihnout, jako jsou různé neplánované akce školy a  v neposlední řadě to může být jeho vlas</w:t>
      </w:r>
      <w:r>
        <w:t>t</w:t>
      </w:r>
      <w:r>
        <w:t xml:space="preserve">ní nemoc. Učitel musí reagovat také na to, že některou látku musí zopakovat ještě jednou, protože ji žáci nezvládli, nebo špatně pochopili. </w:t>
      </w:r>
    </w:p>
    <w:p w:rsidR="0006590A" w:rsidRDefault="0006590A"/>
    <w:p w:rsidR="0006590A" w:rsidRDefault="0006590A"/>
    <w:p w:rsidR="0006590A" w:rsidRDefault="0006590A">
      <w:r>
        <w:br w:type="page"/>
        <w:t>Tématické plán nemusí učitel každý rok př</w:t>
      </w:r>
      <w:r>
        <w:t>e</w:t>
      </w:r>
      <w:r>
        <w:t>pracovávat, ale v každém případě stejně musí reagovat na vývoj poznatků ( v ICT), na využití nově přidělených didaktických prostředků, reagovat na změnu dotace hodin pro jednotlivé tématické okruhy, reagovat na změny koord</w:t>
      </w:r>
      <w:r>
        <w:t>i</w:t>
      </w:r>
      <w:r>
        <w:t>načního plánu v rámci mezipředmětových vztahů, či vzít v potaz závěry jednotlivých odbo</w:t>
      </w:r>
      <w:r>
        <w:t>r</w:t>
      </w:r>
      <w:r>
        <w:t>ných předmětových komisí, popřípadě nabídky spolupracujících smluvních  f</w:t>
      </w:r>
      <w:r>
        <w:t>i</w:t>
      </w:r>
      <w:r>
        <w:t>rem v okruhu působnosti školy apod. Tématické plány ve své bakalářské práci nezpracovávám. Chtěl jsem se o tomto dokumentu zmínit, protože jej považují za důležitý pro práci a pl</w:t>
      </w:r>
      <w:r>
        <w:t>á</w:t>
      </w:r>
      <w:r>
        <w:t xml:space="preserve">nování učitele. </w:t>
      </w:r>
    </w:p>
    <w:p w:rsidR="0006590A" w:rsidRDefault="0006590A">
      <w:r>
        <w:t xml:space="preserve">     Co se týká vlastní </w:t>
      </w:r>
      <w:r>
        <w:rPr>
          <w:i/>
          <w:iCs/>
          <w:u w:val="single"/>
        </w:rPr>
        <w:t>přípravy</w:t>
      </w:r>
      <w:r>
        <w:rPr>
          <w:i/>
          <w:iCs/>
        </w:rPr>
        <w:t xml:space="preserve"> učitele na vyučovací hodinu</w:t>
      </w:r>
      <w:r>
        <w:t>, pak právě na ni do značné míry závisí úspěch. Pečlivá příprava učitele na vyučování je zárukou, že se jeho práce ve vyučov</w:t>
      </w:r>
      <w:r>
        <w:t>á</w:t>
      </w:r>
      <w:r>
        <w:t>ní bude stále zdokonalovat, že z ní bude odstraněna jakákoliv nahod</w:t>
      </w:r>
      <w:r>
        <w:t>i</w:t>
      </w:r>
      <w:r>
        <w:t xml:space="preserve">lost a improvizace. </w:t>
      </w:r>
      <w:commentRangeStart w:id="43"/>
      <w:r>
        <w:t>„Rozsah a forma přípravy je dána jejím  účelem a zkušeností učitele a nemůže být učiteli obecně pře</w:t>
      </w:r>
      <w:r>
        <w:t>d</w:t>
      </w:r>
      <w:r>
        <w:t>pisována“</w:t>
      </w:r>
      <w:commentRangeEnd w:id="43"/>
      <w:r>
        <w:rPr>
          <w:rStyle w:val="Odkaznakoment"/>
          <w:vanish/>
        </w:rPr>
        <w:commentReference w:id="43"/>
      </w:r>
      <w:r>
        <w:t xml:space="preserve"> (Čadílek, Loveček, 2003, s.111).</w:t>
      </w:r>
    </w:p>
    <w:p w:rsidR="0006590A" w:rsidRDefault="0006590A">
      <w:r>
        <w:t xml:space="preserve">     Před vlastním zápisem učitel stanoví </w:t>
      </w:r>
      <w:r>
        <w:rPr>
          <w:b/>
          <w:bCs/>
          <w:i/>
          <w:iCs/>
        </w:rPr>
        <w:t>téma a cíl</w:t>
      </w:r>
      <w:r>
        <w:t xml:space="preserve"> vyučovací hodiny a její </w:t>
      </w:r>
      <w:r>
        <w:rPr>
          <w:b/>
          <w:bCs/>
          <w:i/>
          <w:iCs/>
        </w:rPr>
        <w:t>strukturu</w:t>
      </w:r>
      <w:r>
        <w:t>. Pr</w:t>
      </w:r>
      <w:r>
        <w:t>o</w:t>
      </w:r>
      <w:r>
        <w:t>mýšlí přitom, jak bude vyučování motivovat, které učivo v hodině probere, ujasní si co je učivem základním a co učivem rozšiřujícím, které výchovné prvky zdůrazní, jak bude nové poznatky upevňovat, jakou samostatnou a domácí práci žákům uloží, které žáky bude zkoušet, jak si hodinu časově rozvrhne a kterých metod a materiálně  didaktických prostředků  při v</w:t>
      </w:r>
      <w:r>
        <w:t>y</w:t>
      </w:r>
      <w:r>
        <w:t>učovací hodině použije.  Před vyučovací hodinou si žáci připravují potřebné knihy, učebn</w:t>
      </w:r>
      <w:r>
        <w:t>i</w:t>
      </w:r>
      <w:r>
        <w:t>ce, pomůcky a potřeby. Také učitel si připravuje materiálně didaktické prostředky pro vyuč</w:t>
      </w:r>
      <w:r>
        <w:t>o</w:t>
      </w:r>
      <w:r>
        <w:t>vání. To vše umožňuje, aby vyučovací hodina začala včas a aby bylo vyučovací doby hned od z</w:t>
      </w:r>
      <w:r>
        <w:t>a</w:t>
      </w:r>
      <w:r>
        <w:t>čátku plně využito.</w:t>
      </w:r>
    </w:p>
    <w:p w:rsidR="0006590A" w:rsidRDefault="0006590A">
      <w:pPr>
        <w:rPr>
          <w:u w:val="single"/>
        </w:rPr>
      </w:pPr>
      <w:r>
        <w:rPr>
          <w:u w:val="single"/>
        </w:rPr>
        <w:t>Vlastní příprava učitele na vyučovací hodinu  obsahuje alespoň tyto základní údaje:</w:t>
      </w:r>
    </w:p>
    <w:p w:rsidR="0006590A" w:rsidRDefault="0006590A" w:rsidP="00803C00">
      <w:pPr>
        <w:numPr>
          <w:ilvl w:val="0"/>
          <w:numId w:val="17"/>
        </w:numPr>
      </w:pPr>
      <w:r>
        <w:t>Datum a číslo vyučovací hodiny (v rámci příslušného tématického plánu)</w:t>
      </w:r>
    </w:p>
    <w:p w:rsidR="0006590A" w:rsidRDefault="0006590A" w:rsidP="00803C00">
      <w:pPr>
        <w:numPr>
          <w:ilvl w:val="0"/>
          <w:numId w:val="17"/>
        </w:numPr>
      </w:pPr>
      <w:r>
        <w:t>Téma vyučovací hodiny</w:t>
      </w:r>
    </w:p>
    <w:p w:rsidR="0006590A" w:rsidRDefault="0006590A" w:rsidP="00803C00">
      <w:pPr>
        <w:numPr>
          <w:ilvl w:val="0"/>
          <w:numId w:val="17"/>
        </w:numPr>
      </w:pPr>
      <w:r>
        <w:t>Cíl vyučovací hodiny- vzdělávací a výchovný</w:t>
      </w:r>
    </w:p>
    <w:p w:rsidR="0006590A" w:rsidRDefault="0006590A" w:rsidP="00803C00">
      <w:pPr>
        <w:numPr>
          <w:ilvl w:val="0"/>
          <w:numId w:val="17"/>
        </w:numPr>
      </w:pPr>
      <w:r>
        <w:t xml:space="preserve">Materiální didaktické prostředky </w:t>
      </w:r>
    </w:p>
    <w:p w:rsidR="0006590A" w:rsidRDefault="0006590A" w:rsidP="00803C00">
      <w:pPr>
        <w:numPr>
          <w:ilvl w:val="0"/>
          <w:numId w:val="17"/>
        </w:numPr>
      </w:pPr>
      <w:r>
        <w:t>Průběh a obsah vyučovací hodiny</w:t>
      </w:r>
    </w:p>
    <w:p w:rsidR="0006590A" w:rsidRDefault="0006590A" w:rsidP="00803C00">
      <w:pPr>
        <w:numPr>
          <w:ilvl w:val="0"/>
          <w:numId w:val="17"/>
        </w:numPr>
      </w:pPr>
      <w:r>
        <w:t xml:space="preserve">Závěr a zhodnocení hodiny </w:t>
      </w:r>
    </w:p>
    <w:p w:rsidR="0006590A" w:rsidRDefault="0006590A"/>
    <w:p w:rsidR="0006590A" w:rsidRDefault="0006590A">
      <w:r>
        <w:t xml:space="preserve">     Forma přípravy je závislá na typu školy, druhu předmětu, praktických zkušeností učitele, „co je vyžadováno“ vedením školy, apod. Rozsah ale může být také různorodý: od doslovn</w:t>
      </w:r>
      <w:r>
        <w:t>é</w:t>
      </w:r>
      <w:r>
        <w:t>ho přepisu použité literatury až po krátké odrážky – poznámky. Nikde také není st</w:t>
      </w:r>
      <w:r>
        <w:t>a</w:t>
      </w:r>
      <w:r>
        <w:t>noveno jestli má být v papírové formě či v digitální podobě na nějakém digitálním nosiči (USB Fl</w:t>
      </w:r>
      <w:r>
        <w:t>a</w:t>
      </w:r>
      <w:r>
        <w:t>sh disky, CD, DVD, SD karty, XD karty, MP3, externí HDD, moderní SDD disky, umístění na webu apod.). To umožňuje skutečnou kreativitu učitele s možností využití moderních dida</w:t>
      </w:r>
      <w:r>
        <w:t>k</w:t>
      </w:r>
      <w:r>
        <w:t>tických pr</w:t>
      </w:r>
      <w:r>
        <w:t>o</w:t>
      </w:r>
      <w:r>
        <w:t xml:space="preserve">středků.    </w:t>
      </w:r>
    </w:p>
    <w:p w:rsidR="0006590A" w:rsidRDefault="0006590A">
      <w:r>
        <w:t xml:space="preserve">     Já osobně preferuji krátké poznámky s využitím prezentací aplikace MS PowerPoint</w:t>
      </w:r>
      <w:r>
        <w:rPr>
          <w:vertAlign w:val="superscript"/>
        </w:rPr>
        <w:sym w:font="Symbol" w:char="F0D3"/>
      </w:r>
      <w:r>
        <w:t xml:space="preserve"> nebo OpenOffice.org. Zkušenější učitel se až tak nemusí zabývat co udělat po příchodu do třídy, jak navodit tu správnou atmosféru – klima ve třídě, protože plno úkonů dělá automaticky a více se věnuje vlastnímu obsahu učební látky. Mladý a začínající učitel by si rozhodně přípr</w:t>
      </w:r>
      <w:r>
        <w:t>a</w:t>
      </w:r>
      <w:r>
        <w:t>vu na vyučování v písemné formě měl udělat a důkladně si promyslet průběh vyučovací hod</w:t>
      </w:r>
      <w:r>
        <w:t>i</w:t>
      </w:r>
      <w:r>
        <w:t xml:space="preserve">ny. </w:t>
      </w:r>
    </w:p>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Pr>
        <w:pStyle w:val="Nadpis3"/>
        <w:rPr>
          <w:shd w:val="clear" w:color="auto" w:fill="003366"/>
        </w:rPr>
      </w:pPr>
      <w:r>
        <w:br w:type="page"/>
      </w:r>
      <w:bookmarkStart w:id="44" w:name="_3.1_Tvorba_učební_osnovy odborného "/>
      <w:bookmarkStart w:id="45" w:name="_3.1_Tvorba_školních_vzdělávacích pr"/>
      <w:bookmarkEnd w:id="44"/>
      <w:bookmarkEnd w:id="45"/>
      <w:r>
        <w:rPr>
          <w:shd w:val="clear" w:color="auto" w:fill="003366"/>
        </w:rPr>
        <w:t xml:space="preserve">3.1 Tvorba učebních osnov, základní součásti struktury ŠVP, odborných předmětů </w:t>
      </w:r>
    </w:p>
    <w:p w:rsidR="0006590A" w:rsidRDefault="0006590A">
      <w:pPr>
        <w:pStyle w:val="Nadpis3"/>
        <w:jc w:val="left"/>
      </w:pPr>
      <w:r>
        <w:rPr>
          <w:shd w:val="clear" w:color="auto" w:fill="003366"/>
        </w:rPr>
        <w:t>Informační a komunikační technologie a Chemie a ekologie</w:t>
      </w:r>
      <w:r>
        <w:t xml:space="preserve">                                                                                                                           </w:t>
      </w:r>
    </w:p>
    <w:p w:rsidR="0006590A" w:rsidRDefault="0006590A">
      <w:pPr>
        <w:pStyle w:val="Nadpis3"/>
        <w:jc w:val="left"/>
      </w:pPr>
      <w:r>
        <w:t xml:space="preserve">                                                                                                                                   </w:t>
      </w:r>
      <w:r>
        <w:rPr>
          <w:i/>
          <w:iCs/>
          <w:sz w:val="20"/>
          <w:szCs w:val="20"/>
        </w:rPr>
        <w:t xml:space="preserve">zpět na </w:t>
      </w:r>
      <w:hyperlink w:anchor="_Obsah:" w:history="1">
        <w:r>
          <w:rPr>
            <w:rStyle w:val="Hypertextovodkaz"/>
            <w:i/>
            <w:iCs/>
            <w:color w:val="auto"/>
            <w:sz w:val="20"/>
            <w:szCs w:val="20"/>
          </w:rPr>
          <w:t>obsah</w:t>
        </w:r>
      </w:hyperlink>
    </w:p>
    <w:p w:rsidR="0006590A" w:rsidRDefault="0006590A">
      <w:r>
        <w:t>Učební osnova, jako součást ŠVP je pedagogický dokument, který vymezuje didaktickou koncepci vzd</w:t>
      </w:r>
      <w:r>
        <w:t>ě</w:t>
      </w:r>
      <w:r>
        <w:t xml:space="preserve">lávání jednotlivých vyučovacích předmětů. Koncepce vyučovacího předmětu </w:t>
      </w:r>
      <w:r>
        <w:rPr>
          <w:rFonts w:ascii="HelveticaCE" w:hAnsi="HelveticaCE" w:cs="HelveticaCE"/>
        </w:rPr>
        <w:t>vychází z profilu absolventa ve ŠVP a z kurikulárních rá</w:t>
      </w:r>
      <w:r>
        <w:rPr>
          <w:rFonts w:ascii="HelveticaCE" w:hAnsi="HelveticaCE" w:cs="HelveticaCE"/>
        </w:rPr>
        <w:t>m</w:t>
      </w:r>
      <w:r>
        <w:rPr>
          <w:rFonts w:ascii="HelveticaCE" w:hAnsi="HelveticaCE" w:cs="HelveticaCE"/>
        </w:rPr>
        <w:t>ců v RVP.</w:t>
      </w:r>
    </w:p>
    <w:p w:rsidR="0006590A" w:rsidRDefault="0006590A">
      <w:pPr>
        <w:rPr>
          <w:rFonts w:ascii="HelveticaCE" w:hAnsi="HelveticaCE" w:cs="HelveticaCE"/>
          <w:sz w:val="21"/>
          <w:szCs w:val="21"/>
        </w:rPr>
      </w:pPr>
      <w:r>
        <w:rPr>
          <w:rFonts w:ascii="HelveticaCE" w:hAnsi="HelveticaCE" w:cs="HelveticaCE"/>
          <w:sz w:val="21"/>
          <w:szCs w:val="21"/>
        </w:rPr>
        <w:t xml:space="preserve"> </w:t>
      </w:r>
    </w:p>
    <w:p w:rsidR="0006590A" w:rsidRDefault="0006590A">
      <w:pPr>
        <w:rPr>
          <w:u w:val="single"/>
        </w:rPr>
      </w:pPr>
      <w:r>
        <w:rPr>
          <w:u w:val="single"/>
        </w:rPr>
        <w:t>Učební osnovy ŠVP:</w:t>
      </w:r>
    </w:p>
    <w:p w:rsidR="0006590A" w:rsidRDefault="0006590A" w:rsidP="00803C00">
      <w:pPr>
        <w:numPr>
          <w:ilvl w:val="0"/>
          <w:numId w:val="18"/>
        </w:numPr>
      </w:pPr>
      <w:r>
        <w:t>se zpracovávají pro všechny vyučovací předměty v učebním plánu (včetně učební a odborné praxe);</w:t>
      </w:r>
    </w:p>
    <w:p w:rsidR="0006590A" w:rsidRDefault="0006590A" w:rsidP="00803C00">
      <w:pPr>
        <w:numPr>
          <w:ilvl w:val="0"/>
          <w:numId w:val="19"/>
        </w:numPr>
      </w:pPr>
      <w:r>
        <w:t>všechny učební osnovy by měly být zpracovány jednotným způsobem v rámci celého ŠVP školy;</w:t>
      </w:r>
    </w:p>
    <w:p w:rsidR="0006590A" w:rsidRDefault="0006590A" w:rsidP="00803C00">
      <w:pPr>
        <w:numPr>
          <w:ilvl w:val="0"/>
          <w:numId w:val="19"/>
        </w:numPr>
      </w:pPr>
      <w:r>
        <w:t>jednu učební osnovu lze použít pro různé ŠVP, pokud má předmět (přibližně) stejnou hodin</w:t>
      </w:r>
      <w:r>
        <w:t>o</w:t>
      </w:r>
      <w:r>
        <w:t>vou dotaci a UO odpovídá učebním předpokladům žáků;</w:t>
      </w:r>
    </w:p>
    <w:p w:rsidR="0006590A" w:rsidRDefault="0006590A" w:rsidP="00803C00">
      <w:pPr>
        <w:numPr>
          <w:ilvl w:val="0"/>
          <w:numId w:val="19"/>
        </w:numPr>
      </w:pPr>
      <w:r>
        <w:t>měly by být zpracovány tak, aby podle UO mohli učit všichni učitelé daného vyuč</w:t>
      </w:r>
      <w:r>
        <w:t>o</w:t>
      </w:r>
      <w:r>
        <w:t>vacího předmětu;</w:t>
      </w:r>
    </w:p>
    <w:p w:rsidR="0006590A" w:rsidRDefault="0006590A" w:rsidP="00803C00">
      <w:pPr>
        <w:numPr>
          <w:ilvl w:val="0"/>
          <w:numId w:val="19"/>
        </w:numPr>
      </w:pPr>
      <w:r>
        <w:t>název učební osnovy a hodinová dotace musí odpovídat učebnímu plánu.</w:t>
      </w:r>
    </w:p>
    <w:p w:rsidR="0006590A" w:rsidRDefault="0006590A">
      <w:pPr>
        <w:pStyle w:val="Normln1"/>
      </w:pPr>
    </w:p>
    <w:p w:rsidR="0006590A" w:rsidRDefault="0006590A">
      <w:pPr>
        <w:rPr>
          <w:u w:val="single"/>
        </w:rPr>
      </w:pPr>
      <w:r>
        <w:rPr>
          <w:u w:val="single"/>
        </w:rPr>
        <w:t>Učební osnova vyučovacího předmětu má tyto části:</w:t>
      </w:r>
    </w:p>
    <w:p w:rsidR="0006590A" w:rsidRDefault="0006590A" w:rsidP="00803C00">
      <w:pPr>
        <w:numPr>
          <w:ilvl w:val="0"/>
          <w:numId w:val="20"/>
        </w:numPr>
      </w:pPr>
      <w:r>
        <w:rPr>
          <w:b/>
          <w:bCs/>
        </w:rPr>
        <w:t>Záhlaví</w:t>
      </w:r>
      <w:r>
        <w:t>: název školy a ŠVP, název vyučovacího předmětu a jeho celková hodinová dotace, platnost učební osnovy (odkdy platí, případně ukončení platnosti).</w:t>
      </w:r>
    </w:p>
    <w:p w:rsidR="0006590A" w:rsidRDefault="0006590A" w:rsidP="00803C00">
      <w:pPr>
        <w:numPr>
          <w:ilvl w:val="0"/>
          <w:numId w:val="20"/>
        </w:numPr>
      </w:pPr>
      <w:r>
        <w:rPr>
          <w:b/>
          <w:bCs/>
        </w:rPr>
        <w:t xml:space="preserve">Pojetí vyučovacího předmětu </w:t>
      </w:r>
      <w:r>
        <w:t xml:space="preserve"> – tuto část tvoříme jako první.</w:t>
      </w:r>
    </w:p>
    <w:p w:rsidR="0006590A" w:rsidRDefault="0006590A" w:rsidP="00803C00">
      <w:pPr>
        <w:numPr>
          <w:ilvl w:val="0"/>
          <w:numId w:val="20"/>
        </w:numPr>
      </w:pPr>
      <w:r>
        <w:rPr>
          <w:b/>
          <w:bCs/>
        </w:rPr>
        <w:t>Rozpis učiva a výsledků vzdělávání</w:t>
      </w:r>
      <w:r>
        <w:t xml:space="preserve"> (obsahy vzdělávání); rozpis rozpracujeme, až když máme jasno, jaké pojetí vyučovacího předmětu jsme zvolili.</w:t>
      </w:r>
    </w:p>
    <w:p w:rsidR="0006590A" w:rsidRDefault="0006590A"/>
    <w:p w:rsidR="0006590A" w:rsidRDefault="0006590A">
      <w:pPr>
        <w:rPr>
          <w:u w:val="single"/>
        </w:rPr>
      </w:pPr>
      <w:r>
        <w:rPr>
          <w:u w:val="single"/>
        </w:rPr>
        <w:t>Pojetí vyučovacího předmětu</w:t>
      </w:r>
    </w:p>
    <w:p w:rsidR="0006590A" w:rsidRDefault="0006590A">
      <w:r>
        <w:t>Pojetí předmětu vysvětluje ty nejdůležitější přístupy, podle kterých jsme učivo a výsledky vzdělávání sestavovali – vysvětluje koncepci vyučovacího pře</w:t>
      </w:r>
      <w:r>
        <w:t>d</w:t>
      </w:r>
      <w:r>
        <w:t>mětu.</w:t>
      </w:r>
    </w:p>
    <w:p w:rsidR="0006590A" w:rsidRDefault="0006590A">
      <w:r>
        <w:t>Pojetí předmětu, případnou integraci vyučovacích předmětů, mezipředmětové vztahy nebo propojení částí všeobecného a odborného vzdělávání v předmětu je projednáno předem v pře</w:t>
      </w:r>
      <w:r>
        <w:t>d</w:t>
      </w:r>
      <w:r>
        <w:t>mětové komisi a v pracovním týmu pro tvorbu ŠVP. Předpokládaná časová dotace je stanovena v navrženém učebním plánu, m</w:t>
      </w:r>
      <w:r>
        <w:t>ů</w:t>
      </w:r>
      <w:r>
        <w:t>že dojít ke korekcím.</w:t>
      </w:r>
    </w:p>
    <w:p w:rsidR="0006590A" w:rsidRDefault="0006590A">
      <w:r>
        <w:t>Je také vhodné, aby zpracované UO prošly odborným posouzením jiným učitelem  nebo o</w:t>
      </w:r>
      <w:r>
        <w:t>d</w:t>
      </w:r>
      <w:r>
        <w:t>borníkem z praxe. Mělo by to být samozřejmostí v případě, jestliže pro daný předmět není ve škole plně kvalifik</w:t>
      </w:r>
      <w:r>
        <w:t>o</w:t>
      </w:r>
      <w:r>
        <w:t>vaný učitel.</w:t>
      </w:r>
    </w:p>
    <w:p w:rsidR="0006590A" w:rsidRDefault="0006590A">
      <w:pPr>
        <w:rPr>
          <w:u w:val="single"/>
        </w:rPr>
      </w:pPr>
    </w:p>
    <w:p w:rsidR="0006590A" w:rsidRDefault="0006590A">
      <w:pPr>
        <w:rPr>
          <w:u w:val="single"/>
        </w:rPr>
      </w:pPr>
      <w:r>
        <w:rPr>
          <w:u w:val="single"/>
        </w:rPr>
        <w:t>Pojetí vyučovacího předmětu má tyto části:</w:t>
      </w:r>
    </w:p>
    <w:p w:rsidR="0006590A" w:rsidRDefault="0006590A" w:rsidP="00803C00">
      <w:pPr>
        <w:numPr>
          <w:ilvl w:val="0"/>
          <w:numId w:val="21"/>
        </w:numPr>
      </w:pPr>
      <w:r>
        <w:t>obecný cíl vyučovacího předmětu,</w:t>
      </w:r>
    </w:p>
    <w:p w:rsidR="0006590A" w:rsidRDefault="0006590A" w:rsidP="00803C00">
      <w:pPr>
        <w:numPr>
          <w:ilvl w:val="0"/>
          <w:numId w:val="21"/>
        </w:numPr>
      </w:pPr>
      <w:r>
        <w:t>charakteristiku učiva,</w:t>
      </w:r>
    </w:p>
    <w:p w:rsidR="0006590A" w:rsidRDefault="0006590A" w:rsidP="00803C00">
      <w:pPr>
        <w:numPr>
          <w:ilvl w:val="0"/>
          <w:numId w:val="21"/>
        </w:numPr>
      </w:pPr>
      <w:r>
        <w:t>cíle vzdělávání v oblasti citů, postojů hodnot a preferencí,</w:t>
      </w:r>
    </w:p>
    <w:p w:rsidR="0006590A" w:rsidRDefault="0006590A" w:rsidP="00803C00">
      <w:pPr>
        <w:numPr>
          <w:ilvl w:val="0"/>
          <w:numId w:val="21"/>
        </w:numPr>
      </w:pPr>
      <w:r>
        <w:t>výukové strategie (pojetí výuky),</w:t>
      </w:r>
    </w:p>
    <w:p w:rsidR="0006590A" w:rsidRDefault="0006590A" w:rsidP="00803C00">
      <w:pPr>
        <w:numPr>
          <w:ilvl w:val="0"/>
          <w:numId w:val="21"/>
        </w:numPr>
      </w:pPr>
      <w:r>
        <w:t>hodnocení výsledků žáků,</w:t>
      </w:r>
    </w:p>
    <w:p w:rsidR="0006590A" w:rsidRDefault="0006590A" w:rsidP="00803C00">
      <w:pPr>
        <w:numPr>
          <w:ilvl w:val="0"/>
          <w:numId w:val="21"/>
        </w:numPr>
      </w:pPr>
      <w:r>
        <w:t>popis přínosu předmětu k rozvoji klíčových kompetencí a aplikaci průřezových témat.</w:t>
      </w:r>
    </w:p>
    <w:p w:rsidR="0006590A" w:rsidRDefault="0006590A"/>
    <w:p w:rsidR="0006590A" w:rsidRDefault="0006590A"/>
    <w:p w:rsidR="0006590A" w:rsidRDefault="0006590A">
      <w:pPr>
        <w:rPr>
          <w:u w:val="single"/>
        </w:rPr>
      </w:pPr>
      <w:r>
        <w:br w:type="page"/>
      </w:r>
      <w:r>
        <w:rPr>
          <w:u w:val="single"/>
        </w:rPr>
        <w:t>Obecný cíl vyučovacího předmětu</w:t>
      </w:r>
    </w:p>
    <w:p w:rsidR="0006590A" w:rsidRDefault="0006590A">
      <w:r>
        <w:t>V obecném cíli se velmi stručně uvádí, co je zásadním posláním předmětu a jeho pod</w:t>
      </w:r>
      <w:r>
        <w:t>í</w:t>
      </w:r>
      <w:r>
        <w:t>l na utváření profilu žáka.</w:t>
      </w:r>
    </w:p>
    <w:p w:rsidR="0006590A" w:rsidRDefault="0006590A">
      <w:pPr>
        <w:pStyle w:val="Normln1"/>
      </w:pPr>
    </w:p>
    <w:p w:rsidR="0006590A" w:rsidRDefault="0006590A">
      <w:pPr>
        <w:rPr>
          <w:u w:val="single"/>
        </w:rPr>
      </w:pPr>
      <w:r>
        <w:rPr>
          <w:u w:val="single"/>
        </w:rPr>
        <w:t>Charakteristika učiva</w:t>
      </w:r>
    </w:p>
    <w:p w:rsidR="0006590A" w:rsidRDefault="0006590A">
      <w:r>
        <w:t>Stručně seznamuje s tím, z jakých hlavních částí se učivo skládá. Může se případně uvést, na které části učiva klademe důraz.</w:t>
      </w:r>
    </w:p>
    <w:p w:rsidR="0006590A" w:rsidRDefault="0006590A">
      <w:r>
        <w:t>Uvedeme zde také, které učivo budeme realizovat jiným způsobem než ve výuce (např. fo</w:t>
      </w:r>
      <w:r>
        <w:t>r</w:t>
      </w:r>
      <w:r>
        <w:t>mou výcvikových kurzů, cyklem besed a exkurzí na odborná pracoviště apod.).</w:t>
      </w:r>
    </w:p>
    <w:p w:rsidR="0006590A" w:rsidRDefault="0006590A">
      <w:pPr>
        <w:pStyle w:val="Normln1"/>
      </w:pPr>
    </w:p>
    <w:p w:rsidR="0006590A" w:rsidRDefault="0006590A">
      <w:pPr>
        <w:rPr>
          <w:u w:val="single"/>
        </w:rPr>
      </w:pPr>
      <w:r>
        <w:rPr>
          <w:u w:val="single"/>
        </w:rPr>
        <w:t>Směřování výuky v oblasti citů, postojů, hodnot a preferencí</w:t>
      </w:r>
    </w:p>
    <w:p w:rsidR="0006590A" w:rsidRDefault="0006590A">
      <w:r>
        <w:t>Naplnění afektivních cílů vzdělávání (tj. cílů v oblasti citů, postojů, hodnot a preferencí) n</w:t>
      </w:r>
      <w:r>
        <w:t>e</w:t>
      </w:r>
      <w:r>
        <w:t>můžeme zaručit, pouze o ně usilujeme. Formulujeme je tedy tak, aby bylo jasné, že dosažení těchto cílů ve větší či menší míře není jen věcí školy.</w:t>
      </w:r>
    </w:p>
    <w:p w:rsidR="0006590A" w:rsidRDefault="0006590A">
      <w:r>
        <w:t>Můžeme zde rozpracovat např. i některé klíčové kompetence, kompetence k BOZP, k dodrž</w:t>
      </w:r>
      <w:r>
        <w:t>o</w:t>
      </w:r>
      <w:r>
        <w:t>vání kvality a jakosti práce, ekonomickému jednání, postoje k životnímu prostředí apod. Tím také před</w:t>
      </w:r>
      <w:r>
        <w:t>e</w:t>
      </w:r>
      <w:r>
        <w:t>jdeme jejich možnému opakování v rozpisu učiva.</w:t>
      </w:r>
    </w:p>
    <w:p w:rsidR="0006590A" w:rsidRDefault="0006590A"/>
    <w:p w:rsidR="0006590A" w:rsidRDefault="0006590A">
      <w:pPr>
        <w:rPr>
          <w:u w:val="single"/>
        </w:rPr>
      </w:pPr>
      <w:r>
        <w:rPr>
          <w:u w:val="single"/>
        </w:rPr>
        <w:t>Strategie výuky (pojetí výuky)</w:t>
      </w:r>
    </w:p>
    <w:p w:rsidR="0006590A" w:rsidRDefault="0006590A">
      <w:r>
        <w:t>V této části učební osnovy uvedeme zásadní – určující strategie výuky, které v předmětu uplatníme a které jsou pro daný vyučovací předmět na základě jeho charakteru určující.</w:t>
      </w:r>
    </w:p>
    <w:p w:rsidR="0006590A" w:rsidRDefault="0006590A">
      <w:r>
        <w:t xml:space="preserve">Nebudeme rozhodně vypisovat všechny metody a formy výuky, které používáme. Uvedeme jen ty, na něž zvláště klademe důraz, nebo které povedou k rozvoji klíčových kompetencí a průřezových témat. Formulace může být stručná i obsáhlejší. Popisovaná strategie by měla konkretizovat strategii vzdělávání uvedenou v charakteristice ŠVP. </w:t>
      </w:r>
    </w:p>
    <w:p w:rsidR="0006590A" w:rsidRDefault="0006590A">
      <w:pPr>
        <w:pStyle w:val="Normln1"/>
      </w:pPr>
    </w:p>
    <w:p w:rsidR="0006590A" w:rsidRDefault="0006590A">
      <w:pPr>
        <w:rPr>
          <w:u w:val="single"/>
        </w:rPr>
      </w:pPr>
      <w:r>
        <w:rPr>
          <w:u w:val="single"/>
        </w:rPr>
        <w:t>Hodnocení výsledků žáků</w:t>
      </w:r>
    </w:p>
    <w:p w:rsidR="0006590A" w:rsidRDefault="0006590A">
      <w:r>
        <w:t>V této části učební osnovy uvedeme to, co nejvíce budeme při hodnocení žáků oceňovat, na základě čeho (za co) budou celkově hodnoceni. Přístupy k hodnocení by měly odpovídat obecným zásadám hodnocení uvedeným v charakteristice ŠVP.</w:t>
      </w:r>
    </w:p>
    <w:p w:rsidR="0006590A" w:rsidRDefault="0006590A">
      <w:r>
        <w:t>Můžeme stanovit počet významných rozsáhlejších písemných, grafických nebo jiných prací (např. tzv. pololetních prací, souborných prací), způsob jejich hodnocení nebo jejich záva</w:t>
      </w:r>
      <w:r>
        <w:t>ž</w:t>
      </w:r>
      <w:r>
        <w:t>nosti při celkovém hodnocení žáka v předmětu. Frekvenci běžného ústního zkoušení nebo počet krátkých učitelských testů uvádíme ve vazbě na klasifikační řád a popis hodnocení uv</w:t>
      </w:r>
      <w:r>
        <w:t>e</w:t>
      </w:r>
      <w:r>
        <w:t>dený v charakt</w:t>
      </w:r>
      <w:r>
        <w:t>e</w:t>
      </w:r>
      <w:r>
        <w:t>ristice ŠVP.</w:t>
      </w: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r>
        <w:br w:type="page"/>
        <w:t>Přínos předmětu k rozvoji klíčových kompetencí ( dále jen KK) a k aplikaci průřezových t</w:t>
      </w:r>
      <w:r>
        <w:t>é</w:t>
      </w:r>
      <w:r>
        <w:t>mat (dále jen PT). V této části stručně uvedeme, které z KK a PT budou ve výuce rozvíjeny a j</w:t>
      </w:r>
      <w:r>
        <w:t>a</w:t>
      </w:r>
      <w:r>
        <w:t>kým způsobem. Dbáme na to, abychom dobře vystihli to, co je pro daný vyučovací předmět charakteristické a podstatné; jak daný vyučovací předmět s jednotlivými PT svým obsahem souvisí a jaké přináší možnosti pro rozvíjení KK. Přihlédneme k potřebám osobního rozv</w:t>
      </w:r>
      <w:r>
        <w:t>o</w:t>
      </w:r>
      <w:r>
        <w:t xml:space="preserve">je žáků. Popis by měl být věcný. </w:t>
      </w:r>
    </w:p>
    <w:p w:rsidR="0006590A" w:rsidRDefault="0006590A">
      <w:r>
        <w:t>Je třeba si uvědomit, že KK můžeme rozvíjet v podstatě na libovolném učivu, důlež</w:t>
      </w:r>
      <w:r>
        <w:t>i</w:t>
      </w:r>
      <w:r>
        <w:t>té pro jejich rozvoj jsou zejména metody a formy práce, zvláště činnosti, které žáci vykonávají. P</w:t>
      </w:r>
      <w:r>
        <w:t>o</w:t>
      </w:r>
      <w:r>
        <w:t>kud jsou žáci pasivní, KK nemohou být rozvíjeny.</w:t>
      </w:r>
    </w:p>
    <w:p w:rsidR="0006590A" w:rsidRDefault="0006590A">
      <w:pPr>
        <w:pStyle w:val="Normln1"/>
      </w:pPr>
    </w:p>
    <w:p w:rsidR="0006590A" w:rsidRDefault="0006590A">
      <w:pPr>
        <w:rPr>
          <w:u w:val="single"/>
        </w:rPr>
      </w:pPr>
      <w:r>
        <w:rPr>
          <w:u w:val="single"/>
        </w:rPr>
        <w:t>Rozpis učiva a výsledků vzdělávání</w:t>
      </w:r>
    </w:p>
    <w:p w:rsidR="0006590A" w:rsidRDefault="0006590A"/>
    <w:p w:rsidR="0006590A" w:rsidRDefault="0006590A">
      <w:r>
        <w:t>Rozpis učiva obsahuje, na rozdíl od dosavadních učebních osnov, nejen učivo, ale také plán</w:t>
      </w:r>
      <w:r>
        <w:t>o</w:t>
      </w:r>
      <w:r>
        <w:t>vané (očekávané) výstupy – výsledky vzdělávání, tj. výuky.</w:t>
      </w:r>
    </w:p>
    <w:p w:rsidR="0006590A" w:rsidRDefault="0006590A">
      <w:r>
        <w:t>V této části UO jde o výsledky vzdělávání v poznatkové nebo výcvikové oblasti.</w:t>
      </w:r>
    </w:p>
    <w:p w:rsidR="0006590A" w:rsidRDefault="0006590A">
      <w:pPr>
        <w:rPr>
          <w:u w:val="single"/>
        </w:rPr>
      </w:pPr>
    </w:p>
    <w:p w:rsidR="0006590A" w:rsidRDefault="0006590A">
      <w:pPr>
        <w:rPr>
          <w:u w:val="single"/>
        </w:rPr>
      </w:pPr>
      <w:r>
        <w:rPr>
          <w:u w:val="single"/>
        </w:rPr>
        <w:t>Rozpis učiva zpracováváme s vědomím toho, že:</w:t>
      </w:r>
    </w:p>
    <w:p w:rsidR="0006590A" w:rsidRDefault="0006590A" w:rsidP="00803C00">
      <w:pPr>
        <w:numPr>
          <w:ilvl w:val="1"/>
          <w:numId w:val="22"/>
        </w:numPr>
      </w:pPr>
      <w:r>
        <w:t>Obsah vzdělávání stanovený v RVP nelze redukovat.</w:t>
      </w:r>
    </w:p>
    <w:p w:rsidR="0006590A" w:rsidRDefault="0006590A" w:rsidP="00803C00">
      <w:pPr>
        <w:numPr>
          <w:ilvl w:val="0"/>
          <w:numId w:val="22"/>
        </w:numPr>
      </w:pPr>
      <w:r>
        <w:t>Mezi výsledky vzdělávání a učivem musí být soulad.</w:t>
      </w:r>
    </w:p>
    <w:p w:rsidR="0006590A" w:rsidRDefault="0006590A" w:rsidP="00803C00">
      <w:pPr>
        <w:numPr>
          <w:ilvl w:val="0"/>
          <w:numId w:val="22"/>
        </w:numPr>
      </w:pPr>
      <w:r>
        <w:t>Rozpis učiva by měl být zpracován s určitou mírou obecnosti, bez nadbytečných a nefunk</w:t>
      </w:r>
      <w:r>
        <w:t>č</w:t>
      </w:r>
      <w:r>
        <w:t>ních detailů.</w:t>
      </w:r>
    </w:p>
    <w:p w:rsidR="0006590A" w:rsidRDefault="0006590A" w:rsidP="00803C00">
      <w:pPr>
        <w:numPr>
          <w:ilvl w:val="1"/>
          <w:numId w:val="22"/>
        </w:numPr>
      </w:pPr>
      <w:r>
        <w:t>Plánované výsledky a obsah směřují k naplnění profilu absolventa ŠVP.</w:t>
      </w:r>
    </w:p>
    <w:p w:rsidR="0006590A" w:rsidRDefault="0006590A" w:rsidP="00803C00">
      <w:pPr>
        <w:numPr>
          <w:ilvl w:val="0"/>
          <w:numId w:val="23"/>
        </w:numPr>
      </w:pPr>
      <w:r>
        <w:t>Měl by být srozumitelný, jednoznačně přehledný, věcně i didakticky správný.</w:t>
      </w:r>
    </w:p>
    <w:p w:rsidR="0006590A" w:rsidRDefault="0006590A" w:rsidP="00803C00">
      <w:pPr>
        <w:numPr>
          <w:ilvl w:val="0"/>
          <w:numId w:val="23"/>
        </w:numPr>
      </w:pPr>
      <w:r>
        <w:t>Učivo tvoří didaktický systém.Vyučovací předmět respektuje vědní, technické a jin</w:t>
      </w:r>
      <w:r>
        <w:t>é</w:t>
      </w:r>
      <w:r>
        <w:t xml:space="preserve"> disciplíny.</w:t>
      </w:r>
    </w:p>
    <w:p w:rsidR="0006590A" w:rsidRDefault="0006590A"/>
    <w:p w:rsidR="0006590A" w:rsidRDefault="0006590A">
      <w:r>
        <w:t>Rozpis učiva může být formálně uspořádán buď do sloupců a podle tematických celků (v</w:t>
      </w:r>
      <w:r>
        <w:t>ý</w:t>
      </w:r>
      <w:r>
        <w:t>sledky vzdělávání – příslušné učivo/tematický celek), nebo do řádků – výsledky jsou uvedeny před příslušným učivem, popř. jiným způsobem.</w:t>
      </w:r>
    </w:p>
    <w:p w:rsidR="0006590A" w:rsidRDefault="0006590A"/>
    <w:p w:rsidR="0006590A" w:rsidRDefault="0006590A">
      <w:r>
        <w:t xml:space="preserve">Předkládám vypracované učební osnovy předmětu </w:t>
      </w:r>
      <w:r>
        <w:rPr>
          <w:i/>
          <w:iCs/>
        </w:rPr>
        <w:t>Chemie a ekologie</w:t>
      </w:r>
      <w:r>
        <w:t xml:space="preserve"> </w:t>
      </w:r>
      <w:r>
        <w:rPr>
          <w:i/>
          <w:iCs/>
        </w:rPr>
        <w:t>(1.ročník)</w:t>
      </w:r>
    </w:p>
    <w:p w:rsidR="0006590A" w:rsidRDefault="0006590A">
      <w:r>
        <w:t xml:space="preserve">a předmětu </w:t>
      </w:r>
      <w:r>
        <w:rPr>
          <w:i/>
          <w:iCs/>
        </w:rPr>
        <w:t>Informační a k</w:t>
      </w:r>
      <w:r>
        <w:rPr>
          <w:i/>
          <w:iCs/>
        </w:rPr>
        <w:t>o</w:t>
      </w:r>
      <w:r>
        <w:rPr>
          <w:i/>
          <w:iCs/>
        </w:rPr>
        <w:t>munikační technologie</w:t>
      </w:r>
      <w:r>
        <w:t xml:space="preserve"> </w:t>
      </w:r>
      <w:r>
        <w:rPr>
          <w:i/>
          <w:iCs/>
        </w:rPr>
        <w:t xml:space="preserve"> (1. ročník)</w:t>
      </w:r>
    </w:p>
    <w:p w:rsidR="0006590A" w:rsidRDefault="0006590A">
      <w:r>
        <w:t xml:space="preserve">pro obor </w:t>
      </w:r>
      <w:r>
        <w:rPr>
          <w:b/>
          <w:bCs/>
          <w:i/>
          <w:iCs/>
        </w:rPr>
        <w:t>36-47-M/001 Stavebnictví</w:t>
      </w:r>
      <w:r>
        <w:t xml:space="preserve">, </w:t>
      </w:r>
    </w:p>
    <w:p w:rsidR="0006590A" w:rsidRDefault="0006590A">
      <w:pPr>
        <w:rPr>
          <w:b/>
          <w:bCs/>
          <w:i/>
          <w:iCs/>
        </w:rPr>
      </w:pPr>
      <w:r>
        <w:t xml:space="preserve">forma studia: </w:t>
      </w:r>
      <w:r>
        <w:rPr>
          <w:b/>
          <w:bCs/>
          <w:i/>
          <w:iCs/>
        </w:rPr>
        <w:t>denní</w:t>
      </w:r>
    </w:p>
    <w:p w:rsidR="0006590A" w:rsidRDefault="0006590A"/>
    <w:p w:rsidR="0006590A" w:rsidRDefault="0006590A">
      <w:r>
        <w:rPr>
          <w:u w:val="single"/>
        </w:rPr>
        <w:t>Moje pracoviště</w:t>
      </w:r>
      <w:r>
        <w:t xml:space="preserve">: </w:t>
      </w:r>
    </w:p>
    <w:p w:rsidR="0006590A" w:rsidRDefault="0006590A">
      <w:pPr>
        <w:rPr>
          <w:b/>
          <w:bCs/>
          <w:sz w:val="28"/>
          <w:szCs w:val="28"/>
        </w:rPr>
      </w:pPr>
      <w:r>
        <w:rPr>
          <w:noProof/>
        </w:rPr>
        <w:pict>
          <v:shape id="_x0000_s1274" type="#_x0000_t202" style="position:absolute;left:0;text-align:left;margin-left:63pt;margin-top:7.85pt;width:252pt;height:45pt;z-index:251657216" wrapcoords="-64 0 -64 21240 21600 21240 21600 0 -64 0" stroked="f">
            <v:textbox style="mso-next-textbox:#_x0000_s1274">
              <w:txbxContent>
                <w:p w:rsidR="0006590A" w:rsidRDefault="0006590A">
                  <w:r>
                    <w:rPr>
                      <w:b/>
                      <w:bCs/>
                      <w:sz w:val="28"/>
                      <w:szCs w:val="28"/>
                    </w:rPr>
                    <w:t>Střední odborná škola Podyjí, s.r.o., Jarošova 14, 669 02 Znojmo</w:t>
                  </w:r>
                </w:p>
              </w:txbxContent>
            </v:textbox>
            <w10:wrap type="tight"/>
          </v:shape>
        </w:pict>
      </w:r>
      <w:r>
        <w:rPr>
          <w:noProof/>
        </w:rPr>
        <w:pict>
          <v:shape id="_x0000_s1275" type="#_x0000_t75" style="position:absolute;left:0;text-align:left;margin-left:9pt;margin-top:7.85pt;width:45pt;height:37.75pt;z-index:-251658240" wrapcoords="-300 0 -300 21240 21600 21240 21600 0 -300 0">
            <v:imagedata r:id="rId61" o:title=""/>
            <w10:wrap type="tight"/>
          </v:shape>
          <o:OLEObject Type="Embed" ProgID="PBrush" ShapeID="_x0000_s1275" DrawAspect="Content" ObjectID="_1569420749" r:id="rId62"/>
        </w:pict>
      </w: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sectPr w:rsidR="0006590A">
          <w:footerReference w:type="default" r:id="rId63"/>
          <w:type w:val="continuous"/>
          <w:pgSz w:w="11906" w:h="16838" w:code="9"/>
          <w:pgMar w:top="1418" w:right="851" w:bottom="851" w:left="1985" w:header="709" w:footer="709" w:gutter="0"/>
          <w:pgNumType w:start="4"/>
          <w:cols w:space="708"/>
          <w:docGrid w:linePitch="360"/>
        </w:sectPr>
      </w:pPr>
    </w:p>
    <w:p w:rsidR="0006590A" w:rsidRDefault="0006590A">
      <w:pPr>
        <w:pStyle w:val="Normln1"/>
      </w:pPr>
      <w:r>
        <w:br w:type="page"/>
      </w:r>
    </w:p>
    <w:p w:rsidR="0006590A" w:rsidRDefault="0006590A">
      <w:pPr>
        <w:pStyle w:val="Normln1"/>
      </w:pPr>
      <w:r>
        <w:softHyphen/>
      </w:r>
      <w:r>
        <w:softHyphen/>
      </w:r>
      <w:r>
        <w:softHyphen/>
      </w:r>
      <w:r>
        <w:softHyphen/>
      </w:r>
      <w:r>
        <w:softHyphen/>
      </w:r>
      <w:r>
        <w:softHyphen/>
      </w:r>
      <w:r>
        <w:softHyphen/>
      </w:r>
      <w:r>
        <w:softHyphen/>
      </w:r>
      <w:r>
        <w:softHyphen/>
      </w:r>
      <w:r>
        <w:softHyphen/>
      </w:r>
      <w:r>
        <w:softHyphen/>
      </w:r>
      <w:r>
        <w:softHyphen/>
        <w:t>___________________________________________________________________________</w:t>
      </w:r>
    </w:p>
    <w:p w:rsidR="0006590A" w:rsidRDefault="0006590A">
      <w:pPr>
        <w:autoSpaceDE w:val="0"/>
        <w:autoSpaceDN w:val="0"/>
        <w:adjustRightInd w:val="0"/>
        <w:rPr>
          <w:b/>
          <w:bCs/>
          <w:i/>
          <w:iCs/>
          <w:color w:val="0000FF"/>
          <w:sz w:val="32"/>
          <w:szCs w:val="32"/>
        </w:rPr>
      </w:pPr>
      <w:r>
        <w:rPr>
          <w:b/>
          <w:bCs/>
          <w:i/>
          <w:iCs/>
          <w:color w:val="0000FF"/>
          <w:sz w:val="32"/>
          <w:szCs w:val="32"/>
        </w:rPr>
        <w:t>Chemie a ekologie</w:t>
      </w:r>
    </w:p>
    <w:p w:rsidR="0006590A" w:rsidRDefault="0006590A">
      <w:pPr>
        <w:autoSpaceDE w:val="0"/>
        <w:autoSpaceDN w:val="0"/>
        <w:adjustRightInd w:val="0"/>
      </w:pPr>
      <w:r>
        <w:rPr>
          <w:b/>
          <w:bCs/>
        </w:rPr>
        <w:t>Obor</w:t>
      </w:r>
      <w:r>
        <w:t xml:space="preserve">: 36-47-M/001 Stavebnictví </w:t>
      </w:r>
      <w:r>
        <w:tab/>
      </w:r>
      <w:r>
        <w:tab/>
      </w:r>
      <w:r>
        <w:tab/>
      </w:r>
      <w:r>
        <w:tab/>
        <w:t xml:space="preserve">                                   </w:t>
      </w:r>
      <w:r>
        <w:rPr>
          <w:b/>
          <w:bCs/>
        </w:rPr>
        <w:t>týdně hodin za studium: 3</w:t>
      </w:r>
    </w:p>
    <w:p w:rsidR="0006590A" w:rsidRDefault="0006590A">
      <w:pPr>
        <w:autoSpaceDE w:val="0"/>
        <w:autoSpaceDN w:val="0"/>
        <w:adjustRightInd w:val="0"/>
      </w:pPr>
      <w:r>
        <w:rPr>
          <w:b/>
          <w:bCs/>
        </w:rPr>
        <w:t xml:space="preserve">Forma vzdělávání: </w:t>
      </w:r>
      <w:r>
        <w:t>denní studium</w:t>
      </w:r>
    </w:p>
    <w:p w:rsidR="0006590A" w:rsidRDefault="0006590A">
      <w:pPr>
        <w:autoSpaceDE w:val="0"/>
        <w:autoSpaceDN w:val="0"/>
        <w:adjustRightInd w:val="0"/>
      </w:pPr>
      <w:r>
        <w:rPr>
          <w:b/>
          <w:bCs/>
        </w:rPr>
        <w:t xml:space="preserve">Platnost: </w:t>
      </w:r>
      <w:r>
        <w:t>od 1. 9. 2009</w:t>
      </w:r>
    </w:p>
    <w:p w:rsidR="0006590A" w:rsidRDefault="0006590A">
      <w:pPr>
        <w:autoSpaceDE w:val="0"/>
        <w:autoSpaceDN w:val="0"/>
        <w:adjustRightInd w:val="0"/>
        <w:rPr>
          <w:b/>
          <w:bCs/>
        </w:rPr>
      </w:pPr>
    </w:p>
    <w:p w:rsidR="0006590A" w:rsidRDefault="0006590A">
      <w:pPr>
        <w:rPr>
          <w:b/>
          <w:bCs/>
        </w:rPr>
      </w:pPr>
      <w:r>
        <w:rPr>
          <w:b/>
          <w:bCs/>
        </w:rPr>
        <w:t>Cíle vyučovacího předmětu</w:t>
      </w:r>
    </w:p>
    <w:p w:rsidR="0006590A" w:rsidRDefault="0006590A"/>
    <w:p w:rsidR="0006590A" w:rsidRDefault="0006590A">
      <w:r>
        <w:t>Výuka chemie navazuje na poznatky získané na základní škole a dále je rozvíjí. Obecným cílem vzdělávání v chemii je uspořádat, doplnit a rozšířit poznatky o chemických látkách, jevech, zákonitostech a vztazích mezi nimi, formovat logické myšlení, poskytnout žákům poznatky, z kterých bude vycházet ekologická výchova a vzdelávání k ochraně životního pr</w:t>
      </w:r>
      <w:r>
        <w:t>o</w:t>
      </w:r>
      <w:r>
        <w:t>středí v dalších předmětech.</w:t>
      </w:r>
    </w:p>
    <w:p w:rsidR="0006590A" w:rsidRDefault="0006590A"/>
    <w:p w:rsidR="0006590A" w:rsidRDefault="0006590A">
      <w:pPr>
        <w:rPr>
          <w:b/>
          <w:bCs/>
        </w:rPr>
      </w:pPr>
      <w:r>
        <w:rPr>
          <w:b/>
          <w:bCs/>
        </w:rPr>
        <w:t>Vyučování směřuje k tomu, aby žák:</w:t>
      </w:r>
    </w:p>
    <w:p w:rsidR="0006590A" w:rsidRDefault="0006590A">
      <w:pPr>
        <w:rPr>
          <w:b/>
          <w:bCs/>
          <w:u w:val="single"/>
        </w:rPr>
      </w:pPr>
    </w:p>
    <w:p w:rsidR="0006590A" w:rsidRDefault="0006590A">
      <w:r>
        <w:t>− správně používal základní chemické pojmy, terminologii a chemické názvosloví;</w:t>
      </w:r>
    </w:p>
    <w:p w:rsidR="0006590A" w:rsidRDefault="0006590A">
      <w:r>
        <w:t>− uměl pracovat s chemickými rovnicemi, veličinami a jednotkami a dovedl uplatnit tyto</w:t>
      </w:r>
    </w:p>
    <w:p w:rsidR="0006590A" w:rsidRDefault="0006590A">
      <w:r>
        <w:t xml:space="preserve">   znalosti a dovednosti při řešení úloh;</w:t>
      </w:r>
    </w:p>
    <w:p w:rsidR="0006590A" w:rsidRDefault="0006590A">
      <w:r>
        <w:t>− znal vlastnosti a využití běžných chemických látek v odborné praxi i v občanském životě</w:t>
      </w:r>
    </w:p>
    <w:p w:rsidR="0006590A" w:rsidRDefault="0006590A">
      <w:r>
        <w:t xml:space="preserve">   a jejich vliv na zdraví člověka a životní prostředí;</w:t>
      </w:r>
    </w:p>
    <w:p w:rsidR="0006590A" w:rsidRDefault="0006590A">
      <w:r>
        <w:t>− zvládl základní pravidla bezpečnosti práce s chemickými látkami;</w:t>
      </w:r>
    </w:p>
    <w:p w:rsidR="0006590A" w:rsidRDefault="0006590A">
      <w:r>
        <w:t>− uměl aplikovat získané chemické poznatky v odborné složce vzdělávání i v občanském</w:t>
      </w:r>
    </w:p>
    <w:p w:rsidR="0006590A" w:rsidRDefault="0006590A">
      <w:r>
        <w:t xml:space="preserve">   životě.</w:t>
      </w:r>
    </w:p>
    <w:p w:rsidR="0006590A" w:rsidRDefault="0006590A"/>
    <w:p w:rsidR="0006590A" w:rsidRDefault="0006590A">
      <w:pPr>
        <w:rPr>
          <w:b/>
          <w:bCs/>
        </w:rPr>
      </w:pPr>
      <w:r>
        <w:rPr>
          <w:b/>
          <w:bCs/>
        </w:rPr>
        <w:t>Z hlediska klíčových kompetencí se klade důraz zejména na:</w:t>
      </w:r>
    </w:p>
    <w:p w:rsidR="0006590A" w:rsidRDefault="0006590A">
      <w:pPr>
        <w:rPr>
          <w:b/>
          <w:bCs/>
          <w:u w:val="single"/>
        </w:rPr>
      </w:pPr>
    </w:p>
    <w:p w:rsidR="0006590A" w:rsidRDefault="0006590A">
      <w:r>
        <w:t>− vedení k přesnému a logicky uspořádanému vyjadřování;</w:t>
      </w:r>
    </w:p>
    <w:p w:rsidR="0006590A" w:rsidRDefault="0006590A">
      <w:r>
        <w:t>− schopnost obhájit výsledky své práce i svůj názor na řešení problému;</w:t>
      </w:r>
    </w:p>
    <w:p w:rsidR="0006590A" w:rsidRDefault="0006590A">
      <w:r>
        <w:t>− umění naučit se přijmout kritiku a poučit se z ní;</w:t>
      </w:r>
    </w:p>
    <w:p w:rsidR="0006590A" w:rsidRDefault="0006590A">
      <w:r>
        <w:t>− využívání všech dostupných informačních a komunikačních médií;</w:t>
      </w:r>
    </w:p>
    <w:p w:rsidR="0006590A" w:rsidRDefault="0006590A">
      <w:r>
        <w:t>− schopnost posoudit věrohodnost informací a zpracovávat je z hlediska důležitosti</w:t>
      </w:r>
    </w:p>
    <w:p w:rsidR="0006590A" w:rsidRDefault="0006590A">
      <w:r>
        <w:t xml:space="preserve">   i objektivity a využívat je k dalšímu učení chemie;</w:t>
      </w:r>
    </w:p>
    <w:p w:rsidR="0006590A" w:rsidRDefault="0006590A">
      <w:r>
        <w:t>− numerické aplikace – volba správného matematického postupu a správné výpočty</w:t>
      </w:r>
    </w:p>
    <w:p w:rsidR="0006590A" w:rsidRDefault="0006590A">
      <w:r>
        <w:t xml:space="preserve">   na kalkulačce.</w:t>
      </w:r>
    </w:p>
    <w:p w:rsidR="0006590A" w:rsidRDefault="0006590A"/>
    <w:p w:rsidR="0006590A" w:rsidRDefault="0006590A">
      <w:r>
        <w:t>V chemii budou využívány znalosti žáku z biologie. Na znalosti z obecné chemie naváže</w:t>
      </w:r>
    </w:p>
    <w:p w:rsidR="0006590A" w:rsidRDefault="0006590A">
      <w:r>
        <w:t>učivo z fyziky. Matematické znalosti jsou nezbytné pri chemických výpočtech. Znalosti</w:t>
      </w:r>
    </w:p>
    <w:p w:rsidR="0006590A" w:rsidRDefault="0006590A">
      <w:r>
        <w:t>o kovech využijí žáci ve stavebních materiálech.</w:t>
      </w:r>
    </w:p>
    <w:p w:rsidR="0006590A" w:rsidRDefault="0006590A"/>
    <w:p w:rsidR="0006590A" w:rsidRDefault="0006590A">
      <w:pPr>
        <w:rPr>
          <w:b/>
          <w:bCs/>
        </w:rPr>
      </w:pPr>
      <w:r>
        <w:rPr>
          <w:b/>
          <w:bCs/>
        </w:rPr>
        <w:t>Charakteristika učiva</w:t>
      </w:r>
    </w:p>
    <w:p w:rsidR="0006590A" w:rsidRDefault="0006590A">
      <w:r>
        <w:t xml:space="preserve">Obsah učiva vyučovacího předmětu chemie tvoří osm základních tématických celků: </w:t>
      </w:r>
    </w:p>
    <w:p w:rsidR="0006590A" w:rsidRDefault="0006590A">
      <w:pPr>
        <w:rPr>
          <w:i/>
          <w:iCs/>
        </w:rPr>
      </w:pPr>
      <w:r>
        <w:rPr>
          <w:i/>
          <w:iCs/>
        </w:rPr>
        <w:t xml:space="preserve">Obecná chemie, Anorganická chemie, Organická chemie, Biochemie, Ochrana obyvatel za mimořádných událostí, Ekologie, Člověk a životní prostředí a Ochrana přírody. </w:t>
      </w:r>
      <w:r>
        <w:t>Poznatky z jedno</w:t>
      </w:r>
      <w:r>
        <w:t>t</w:t>
      </w:r>
      <w:r>
        <w:t>livých celků se vzájemně prolínají, postupně doplňují a aplikují. Důraz je kladen na řešení problému a příkladu, které spíše než reprodukci učiva vyžadují</w:t>
      </w:r>
      <w:r>
        <w:rPr>
          <w:i/>
          <w:iCs/>
        </w:rPr>
        <w:t xml:space="preserve"> </w:t>
      </w:r>
      <w:r>
        <w:t>řešení jednoduchého problému, schopnost aplikovat teoretické p</w:t>
      </w:r>
      <w:r>
        <w:t>o</w:t>
      </w:r>
      <w:r>
        <w:t>znatky a matematickou</w:t>
      </w:r>
      <w:r>
        <w:rPr>
          <w:i/>
          <w:iCs/>
        </w:rPr>
        <w:t xml:space="preserve"> </w:t>
      </w:r>
      <w:r>
        <w:t>dovednost.</w:t>
      </w:r>
    </w:p>
    <w:p w:rsidR="0006590A" w:rsidRDefault="0006590A">
      <w:pPr>
        <w:pStyle w:val="Normln1"/>
      </w:pPr>
      <w:r>
        <w:br w:type="page"/>
      </w:r>
    </w:p>
    <w:p w:rsidR="0006590A" w:rsidRDefault="0006590A">
      <w:pPr>
        <w:pStyle w:val="Normln1"/>
      </w:pPr>
      <w:r>
        <w:t>___________________________________________________________________________</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8"/>
        <w:gridCol w:w="7844"/>
      </w:tblGrid>
      <w:tr w:rsidR="0006590A">
        <w:tc>
          <w:tcPr>
            <w:tcW w:w="9212" w:type="dxa"/>
            <w:gridSpan w:val="2"/>
            <w:shd w:val="clear" w:color="auto" w:fill="CCFFCC"/>
          </w:tcPr>
          <w:p w:rsidR="0006590A" w:rsidRDefault="0006590A">
            <w:pPr>
              <w:autoSpaceDE w:val="0"/>
              <w:autoSpaceDN w:val="0"/>
              <w:adjustRightInd w:val="0"/>
              <w:rPr>
                <w:b/>
                <w:bCs/>
                <w:i/>
                <w:iCs/>
              </w:rPr>
            </w:pPr>
            <w:r>
              <w:rPr>
                <w:b/>
                <w:bCs/>
                <w:i/>
                <w:iCs/>
              </w:rPr>
              <w:t xml:space="preserve">Rozdělení tématických celků do ročníku </w:t>
            </w:r>
          </w:p>
        </w:tc>
      </w:tr>
      <w:tr w:rsidR="0006590A">
        <w:trPr>
          <w:trHeight w:val="1390"/>
        </w:trPr>
        <w:tc>
          <w:tcPr>
            <w:tcW w:w="1368" w:type="dxa"/>
            <w:shd w:val="clear" w:color="auto" w:fill="FFFF00"/>
          </w:tcPr>
          <w:p w:rsidR="0006590A" w:rsidRDefault="0006590A">
            <w:pPr>
              <w:autoSpaceDE w:val="0"/>
              <w:autoSpaceDN w:val="0"/>
              <w:adjustRightInd w:val="0"/>
              <w:rPr>
                <w:i/>
                <w:iCs/>
              </w:rPr>
            </w:pPr>
          </w:p>
          <w:p w:rsidR="0006590A" w:rsidRDefault="0006590A">
            <w:pPr>
              <w:autoSpaceDE w:val="0"/>
              <w:autoSpaceDN w:val="0"/>
              <w:adjustRightInd w:val="0"/>
              <w:rPr>
                <w:b/>
                <w:bCs/>
                <w:i/>
                <w:iCs/>
              </w:rPr>
            </w:pPr>
          </w:p>
          <w:p w:rsidR="0006590A" w:rsidRDefault="0006590A">
            <w:pPr>
              <w:autoSpaceDE w:val="0"/>
              <w:autoSpaceDN w:val="0"/>
              <w:adjustRightInd w:val="0"/>
              <w:rPr>
                <w:i/>
                <w:iCs/>
              </w:rPr>
            </w:pPr>
            <w:r>
              <w:rPr>
                <w:b/>
                <w:bCs/>
                <w:i/>
                <w:iCs/>
              </w:rPr>
              <w:t>1. ročník</w:t>
            </w:r>
          </w:p>
        </w:tc>
        <w:tc>
          <w:tcPr>
            <w:tcW w:w="7844" w:type="dxa"/>
          </w:tcPr>
          <w:p w:rsidR="0006590A" w:rsidRDefault="0006590A">
            <w:pPr>
              <w:autoSpaceDE w:val="0"/>
              <w:autoSpaceDN w:val="0"/>
              <w:adjustRightInd w:val="0"/>
              <w:rPr>
                <w:i/>
                <w:iCs/>
              </w:rPr>
            </w:pPr>
            <w:r>
              <w:rPr>
                <w:i/>
                <w:iCs/>
              </w:rPr>
              <w:t>1. Úvod do studia chemie</w:t>
            </w:r>
          </w:p>
          <w:p w:rsidR="0006590A" w:rsidRDefault="0006590A">
            <w:pPr>
              <w:autoSpaceDE w:val="0"/>
              <w:autoSpaceDN w:val="0"/>
              <w:adjustRightInd w:val="0"/>
              <w:rPr>
                <w:i/>
                <w:iCs/>
              </w:rPr>
            </w:pPr>
            <w:r>
              <w:rPr>
                <w:i/>
                <w:iCs/>
              </w:rPr>
              <w:t>2. Obecná chemie</w:t>
            </w:r>
          </w:p>
          <w:p w:rsidR="0006590A" w:rsidRDefault="0006590A">
            <w:pPr>
              <w:autoSpaceDE w:val="0"/>
              <w:autoSpaceDN w:val="0"/>
              <w:adjustRightInd w:val="0"/>
              <w:rPr>
                <w:i/>
                <w:iCs/>
              </w:rPr>
            </w:pPr>
            <w:r>
              <w:rPr>
                <w:i/>
                <w:iCs/>
              </w:rPr>
              <w:t>3. Anorganická chemie</w:t>
            </w:r>
          </w:p>
          <w:p w:rsidR="0006590A" w:rsidRDefault="0006590A">
            <w:pPr>
              <w:autoSpaceDE w:val="0"/>
              <w:autoSpaceDN w:val="0"/>
              <w:adjustRightInd w:val="0"/>
              <w:rPr>
                <w:i/>
                <w:iCs/>
              </w:rPr>
            </w:pPr>
            <w:r>
              <w:rPr>
                <w:i/>
                <w:iCs/>
              </w:rPr>
              <w:t>4. Organická chemie</w:t>
            </w:r>
          </w:p>
          <w:p w:rsidR="0006590A" w:rsidRDefault="0006590A">
            <w:pPr>
              <w:autoSpaceDE w:val="0"/>
              <w:autoSpaceDN w:val="0"/>
              <w:adjustRightInd w:val="0"/>
              <w:rPr>
                <w:i/>
                <w:iCs/>
              </w:rPr>
            </w:pPr>
            <w:r>
              <w:rPr>
                <w:i/>
                <w:iCs/>
              </w:rPr>
              <w:t>5. Biochemie</w:t>
            </w:r>
          </w:p>
          <w:p w:rsidR="0006590A" w:rsidRDefault="0006590A">
            <w:pPr>
              <w:autoSpaceDE w:val="0"/>
              <w:autoSpaceDN w:val="0"/>
              <w:adjustRightInd w:val="0"/>
              <w:rPr>
                <w:i/>
                <w:iCs/>
              </w:rPr>
            </w:pPr>
            <w:r>
              <w:rPr>
                <w:i/>
                <w:iCs/>
              </w:rPr>
              <w:t>6.Ochrana obyvatel za mimořádných událostí</w:t>
            </w:r>
          </w:p>
          <w:p w:rsidR="0006590A" w:rsidRDefault="0006590A">
            <w:pPr>
              <w:autoSpaceDE w:val="0"/>
              <w:autoSpaceDN w:val="0"/>
              <w:adjustRightInd w:val="0"/>
              <w:rPr>
                <w:i/>
                <w:iCs/>
              </w:rPr>
            </w:pPr>
            <w:r>
              <w:rPr>
                <w:i/>
                <w:iCs/>
              </w:rPr>
              <w:t>7.Ekologie</w:t>
            </w:r>
          </w:p>
          <w:p w:rsidR="0006590A" w:rsidRDefault="0006590A">
            <w:pPr>
              <w:autoSpaceDE w:val="0"/>
              <w:autoSpaceDN w:val="0"/>
              <w:adjustRightInd w:val="0"/>
              <w:rPr>
                <w:i/>
                <w:iCs/>
              </w:rPr>
            </w:pPr>
            <w:r>
              <w:rPr>
                <w:i/>
                <w:iCs/>
              </w:rPr>
              <w:t xml:space="preserve">8.Člověk a životní prostředí </w:t>
            </w:r>
          </w:p>
          <w:p w:rsidR="0006590A" w:rsidRDefault="0006590A">
            <w:pPr>
              <w:autoSpaceDE w:val="0"/>
              <w:autoSpaceDN w:val="0"/>
              <w:adjustRightInd w:val="0"/>
              <w:rPr>
                <w:i/>
                <w:iCs/>
              </w:rPr>
            </w:pPr>
            <w:r>
              <w:rPr>
                <w:i/>
                <w:iCs/>
              </w:rPr>
              <w:t xml:space="preserve">9.Ochrana přírody </w:t>
            </w:r>
          </w:p>
        </w:tc>
      </w:tr>
    </w:tbl>
    <w:p w:rsidR="0006590A" w:rsidRDefault="0006590A">
      <w:pPr>
        <w:rPr>
          <w:b/>
          <w:bCs/>
          <w:u w:val="single"/>
        </w:rPr>
      </w:pPr>
    </w:p>
    <w:p w:rsidR="0006590A" w:rsidRDefault="0006590A">
      <w:pPr>
        <w:rPr>
          <w:b/>
          <w:bCs/>
        </w:rPr>
      </w:pPr>
      <w:r>
        <w:rPr>
          <w:b/>
          <w:bCs/>
        </w:rPr>
        <w:t>Pojetí výuky</w:t>
      </w:r>
    </w:p>
    <w:p w:rsidR="0006590A" w:rsidRDefault="0006590A">
      <w:r>
        <w:t>Výuka probíhá v 1. ročníku tři hodiny týdne.</w:t>
      </w:r>
    </w:p>
    <w:p w:rsidR="0006590A" w:rsidRDefault="0006590A">
      <w:pPr>
        <w:rPr>
          <w:u w:val="single"/>
        </w:rPr>
      </w:pPr>
      <w:r>
        <w:rPr>
          <w:u w:val="single"/>
        </w:rPr>
        <w:t>Ve výuce se uplatňují tyto metody:</w:t>
      </w:r>
    </w:p>
    <w:p w:rsidR="0006590A" w:rsidRDefault="0006590A">
      <w:r>
        <w:t>− slovní výklad vyučujícího;</w:t>
      </w:r>
    </w:p>
    <w:p w:rsidR="0006590A" w:rsidRDefault="0006590A">
      <w:r>
        <w:t>− práce s různými učebními texty a tabulkami;</w:t>
      </w:r>
    </w:p>
    <w:p w:rsidR="0006590A" w:rsidRDefault="0006590A">
      <w:r>
        <w:t>− řízená diskuse;</w:t>
      </w:r>
    </w:p>
    <w:p w:rsidR="0006590A" w:rsidRDefault="0006590A">
      <w:r>
        <w:t>− samostatná a skupinová práce žáku;</w:t>
      </w:r>
    </w:p>
    <w:p w:rsidR="0006590A" w:rsidRDefault="0006590A">
      <w:r>
        <w:t xml:space="preserve">− k názornosti přispívá zařazení demonstračních pokusů na videokazetách, CD a DVD </w:t>
      </w:r>
    </w:p>
    <w:p w:rsidR="0006590A" w:rsidRDefault="0006590A">
      <w:r>
        <w:t xml:space="preserve">   nos</w:t>
      </w:r>
      <w:r>
        <w:t>i</w:t>
      </w:r>
      <w:r>
        <w:t>čích, pokusů umístěných na webových stránkách a využívání modelů.</w:t>
      </w:r>
    </w:p>
    <w:p w:rsidR="0006590A" w:rsidRDefault="0006590A"/>
    <w:p w:rsidR="0006590A" w:rsidRDefault="0006590A">
      <w:pPr>
        <w:rPr>
          <w:b/>
          <w:bCs/>
        </w:rPr>
      </w:pPr>
      <w:r>
        <w:rPr>
          <w:b/>
          <w:bCs/>
        </w:rPr>
        <w:t>Hodnocení výsledků žáků</w:t>
      </w:r>
    </w:p>
    <w:p w:rsidR="0006590A" w:rsidRDefault="0006590A">
      <w:r>
        <w:t>Hodnocení je v souladu se školním klasifikačním řádem a je založeno na těchto ukazatelích:</w:t>
      </w:r>
    </w:p>
    <w:p w:rsidR="0006590A" w:rsidRDefault="0006590A">
      <w:r>
        <w:t>1. Při ústním zkoušení učitel posuzuje úroveň odborných vědomostí, používání správné</w:t>
      </w:r>
    </w:p>
    <w:p w:rsidR="0006590A" w:rsidRDefault="0006590A">
      <w:r>
        <w:t xml:space="preserve">    terminologie, samostatnost a plynulost projevu žáka.</w:t>
      </w:r>
    </w:p>
    <w:p w:rsidR="0006590A" w:rsidRDefault="0006590A">
      <w:r>
        <w:t xml:space="preserve">2. Krátké písemné zkoušení je zaměřené hlavně na psaní vzorců a názvu sloučenin, </w:t>
      </w:r>
    </w:p>
    <w:p w:rsidR="0006590A" w:rsidRDefault="0006590A">
      <w:r>
        <w:t xml:space="preserve">    chemi</w:t>
      </w:r>
      <w:r>
        <w:t>c</w:t>
      </w:r>
      <w:r>
        <w:t>kých rovnic a řešení příkladů.</w:t>
      </w:r>
    </w:p>
    <w:p w:rsidR="0006590A" w:rsidRDefault="0006590A">
      <w:r>
        <w:t>3. Učitel také hodnotí referáty, které si žáci připraví.</w:t>
      </w:r>
    </w:p>
    <w:p w:rsidR="0006590A" w:rsidRDefault="0006590A">
      <w:r>
        <w:t>4. Na hodnocení žáků se dále podílí jejich aktivní projev v samotných vyučovacích hodinách</w:t>
      </w:r>
    </w:p>
    <w:p w:rsidR="0006590A" w:rsidRDefault="0006590A">
      <w:r>
        <w:t xml:space="preserve">    a samostatnost při řešení problémových úloh, hodnotí se také zvládnutí všech dříve </w:t>
      </w:r>
    </w:p>
    <w:p w:rsidR="0006590A" w:rsidRDefault="0006590A">
      <w:r>
        <w:t xml:space="preserve">    vyjm</w:t>
      </w:r>
      <w:r>
        <w:t>e</w:t>
      </w:r>
      <w:r>
        <w:t>novaných klíčových kompetencí.</w:t>
      </w:r>
    </w:p>
    <w:p w:rsidR="0006590A" w:rsidRDefault="0006590A"/>
    <w:p w:rsidR="0006590A" w:rsidRDefault="0006590A">
      <w:pPr>
        <w:rPr>
          <w:b/>
          <w:bCs/>
        </w:rPr>
      </w:pPr>
      <w:r>
        <w:rPr>
          <w:b/>
          <w:bCs/>
        </w:rPr>
        <w:t>Přínos předmětu k realizaci průřezových témat</w:t>
      </w:r>
    </w:p>
    <w:p w:rsidR="0006590A" w:rsidRDefault="0006590A">
      <w:r>
        <w:rPr>
          <w:i/>
          <w:iCs/>
        </w:rPr>
        <w:t>Člověk a přírodní prostředí:</w:t>
      </w:r>
      <w:r>
        <w:t xml:space="preserve"> Chemie pomáhá pochopit význam přírody a životního prostředí</w:t>
      </w:r>
    </w:p>
    <w:p w:rsidR="0006590A" w:rsidRDefault="0006590A">
      <w:r>
        <w:t>pro člověka a možné negativní dopady působení člověka na přírodu a životní prostředí, např.</w:t>
      </w:r>
    </w:p>
    <w:p w:rsidR="0006590A" w:rsidRDefault="0006590A">
      <w:r>
        <w:t>diskuse o vlivu oxidu uhličitého na životní prostředí. Žáci by měli umět posoudit zneužití</w:t>
      </w:r>
    </w:p>
    <w:p w:rsidR="0006590A" w:rsidRDefault="0006590A">
      <w:r>
        <w:t>přírodovědného výzkumu pro účely ohrožující člověka a další složky přírody a uvědomit si</w:t>
      </w:r>
    </w:p>
    <w:p w:rsidR="0006590A" w:rsidRDefault="0006590A">
      <w:r>
        <w:t>nutnost ochrany životního prostředí a zdraví.</w:t>
      </w:r>
    </w:p>
    <w:p w:rsidR="0006590A" w:rsidRDefault="0006590A">
      <w:r>
        <w:rPr>
          <w:i/>
          <w:iCs/>
        </w:rPr>
        <w:t xml:space="preserve">Informační a komunikační technologie: </w:t>
      </w:r>
      <w:r>
        <w:t>V současnosti jsou velmi významným informačním</w:t>
      </w:r>
    </w:p>
    <w:p w:rsidR="0006590A" w:rsidRDefault="0006590A">
      <w:r>
        <w:t>zdrojem média, která nás velmi významně ovlivňují a je jistě žádoucí vést žáky k tomu, aby</w:t>
      </w:r>
    </w:p>
    <w:p w:rsidR="0006590A" w:rsidRDefault="0006590A">
      <w:r>
        <w:t>zaujímali vlastní postoj k informacím prezentovaným v médiích. Žáci by se měli v hodinách</w:t>
      </w:r>
    </w:p>
    <w:p w:rsidR="0006590A" w:rsidRDefault="0006590A">
      <w:r>
        <w:t>chemie naučit vyhodnocovat objektivnost a závažnost zpráv i reklam souvisejících s chemií</w:t>
      </w:r>
    </w:p>
    <w:p w:rsidR="0006590A" w:rsidRDefault="0006590A">
      <w:r>
        <w:t>běžného života, např. srovnávat znalosti o vybraných sloučeninách obsažených ve výrobcích</w:t>
      </w:r>
    </w:p>
    <w:p w:rsidR="0006590A" w:rsidRDefault="0006590A">
      <w:r>
        <w:t>běžné spotřeby s hodnocením o účincích těchto výrobků uváděných v reklamách. Při zprac</w:t>
      </w:r>
      <w:r>
        <w:t>o</w:t>
      </w:r>
      <w:r>
        <w:t>vání samostatných referátů lze využít Internet.</w:t>
      </w:r>
    </w:p>
    <w:p w:rsidR="0006590A" w:rsidRDefault="0006590A"/>
    <w:p w:rsidR="0006590A" w:rsidRDefault="0006590A">
      <w:r>
        <w:br w:type="page"/>
      </w:r>
    </w:p>
    <w:p w:rsidR="0006590A" w:rsidRDefault="0006590A">
      <w:pPr>
        <w:pStyle w:val="Normln1"/>
      </w:pPr>
      <w:r>
        <w:t>___________________________________________________________________________</w:t>
      </w:r>
    </w:p>
    <w:p w:rsidR="0006590A" w:rsidRDefault="0006590A">
      <w:pPr>
        <w:shd w:val="clear" w:color="auto" w:fill="CCFFCC"/>
        <w:autoSpaceDE w:val="0"/>
        <w:autoSpaceDN w:val="0"/>
        <w:adjustRightInd w:val="0"/>
      </w:pPr>
      <w:r>
        <w:rPr>
          <w:b/>
          <w:bCs/>
        </w:rPr>
        <w:t>Ročník</w:t>
      </w:r>
      <w:r>
        <w:t>: 1.                                              hodin týdne 3,          40 týdnů,        celkem  105 hodin</w:t>
      </w:r>
    </w:p>
    <w:p w:rsidR="0006590A" w:rsidRDefault="0006590A">
      <w:pPr>
        <w:autoSpaceDE w:val="0"/>
        <w:autoSpaceDN w:val="0"/>
        <w:adjustRightInd w:val="0"/>
        <w:rPr>
          <w:b/>
          <w:bCs/>
          <w:sz w:val="28"/>
          <w:szCs w:val="28"/>
        </w:rPr>
      </w:pPr>
      <w:r>
        <w:rPr>
          <w:b/>
          <w:bCs/>
          <w:sz w:val="28"/>
          <w:szCs w:val="28"/>
        </w:rPr>
        <w:t>Výsledky vzdělávání a kompetence</w:t>
      </w:r>
    </w:p>
    <w:p w:rsidR="0006590A" w:rsidRDefault="0006590A">
      <w:pPr>
        <w:autoSpaceDE w:val="0"/>
        <w:autoSpaceDN w:val="0"/>
        <w:adjustRightInd w:val="0"/>
        <w:rPr>
          <w:b/>
          <w:bCs/>
        </w:rPr>
      </w:pPr>
      <w:r>
        <w:rPr>
          <w:b/>
          <w:bCs/>
        </w:rPr>
        <w:t>___________________________________________________________________________</w:t>
      </w:r>
    </w:p>
    <w:p w:rsidR="0006590A" w:rsidRDefault="0006590A">
      <w:pPr>
        <w:autoSpaceDE w:val="0"/>
        <w:autoSpaceDN w:val="0"/>
        <w:adjustRightInd w:val="0"/>
        <w:rPr>
          <w:b/>
          <w:bCs/>
          <w:i/>
          <w:iCs/>
          <w:color w:val="0000FF"/>
          <w:sz w:val="28"/>
          <w:szCs w:val="28"/>
        </w:rPr>
      </w:pPr>
      <w:r>
        <w:rPr>
          <w:b/>
          <w:bCs/>
          <w:i/>
          <w:iCs/>
          <w:color w:val="0000FF"/>
          <w:sz w:val="28"/>
          <w:szCs w:val="28"/>
        </w:rPr>
        <w:t>1. Úvod do studia chemie</w:t>
      </w:r>
    </w:p>
    <w:p w:rsidR="0006590A" w:rsidRDefault="0006590A">
      <w:pPr>
        <w:autoSpaceDE w:val="0"/>
        <w:autoSpaceDN w:val="0"/>
        <w:adjustRightInd w:val="0"/>
        <w:rPr>
          <w:b/>
          <w:bCs/>
        </w:rPr>
      </w:pPr>
      <w:r>
        <w:rPr>
          <w:b/>
          <w:bCs/>
        </w:rPr>
        <w:t>Žák:</w:t>
      </w:r>
    </w:p>
    <w:p w:rsidR="0006590A" w:rsidRDefault="0006590A">
      <w:pPr>
        <w:autoSpaceDE w:val="0"/>
        <w:autoSpaceDN w:val="0"/>
        <w:adjustRightInd w:val="0"/>
        <w:rPr>
          <w:i/>
          <w:iCs/>
        </w:rPr>
      </w:pPr>
      <w:r>
        <w:t xml:space="preserve">− </w:t>
      </w:r>
      <w:r>
        <w:rPr>
          <w:i/>
          <w:iCs/>
        </w:rPr>
        <w:t>charakterizuje význam chemie v různých oborech lidské činnosti;</w:t>
      </w:r>
    </w:p>
    <w:p w:rsidR="0006590A" w:rsidRDefault="0006590A">
      <w:pPr>
        <w:autoSpaceDE w:val="0"/>
        <w:autoSpaceDN w:val="0"/>
        <w:adjustRightInd w:val="0"/>
        <w:rPr>
          <w:i/>
          <w:iCs/>
        </w:rPr>
      </w:pPr>
      <w:r>
        <w:t xml:space="preserve">− </w:t>
      </w:r>
      <w:r>
        <w:rPr>
          <w:i/>
          <w:iCs/>
        </w:rPr>
        <w:t>uvádí příklady dodržování pravidel bezpečné a hygienické práce ve školní praxi</w:t>
      </w:r>
    </w:p>
    <w:p w:rsidR="0006590A" w:rsidRDefault="0006590A">
      <w:pPr>
        <w:autoSpaceDE w:val="0"/>
        <w:autoSpaceDN w:val="0"/>
        <w:adjustRightInd w:val="0"/>
        <w:rPr>
          <w:i/>
          <w:iCs/>
        </w:rPr>
      </w:pPr>
      <w:r>
        <w:rPr>
          <w:i/>
          <w:iCs/>
        </w:rPr>
        <w:t xml:space="preserve">   i v prostředí kolem nás;</w:t>
      </w:r>
    </w:p>
    <w:p w:rsidR="0006590A" w:rsidRDefault="0006590A">
      <w:pPr>
        <w:autoSpaceDE w:val="0"/>
        <w:autoSpaceDN w:val="0"/>
        <w:adjustRightInd w:val="0"/>
        <w:rPr>
          <w:i/>
          <w:iCs/>
        </w:rPr>
      </w:pPr>
      <w:r>
        <w:t xml:space="preserve">− </w:t>
      </w:r>
      <w:r>
        <w:rPr>
          <w:i/>
          <w:iCs/>
        </w:rPr>
        <w:t>popíše postupy poskytování první pomoci při úrazech v chemické laboratoři;</w:t>
      </w:r>
    </w:p>
    <w:p w:rsidR="0006590A" w:rsidRDefault="0006590A">
      <w:pPr>
        <w:autoSpaceDE w:val="0"/>
        <w:autoSpaceDN w:val="0"/>
        <w:adjustRightInd w:val="0"/>
        <w:rPr>
          <w:i/>
          <w:iCs/>
        </w:rPr>
      </w:pPr>
      <w:r>
        <w:t xml:space="preserve">− </w:t>
      </w:r>
      <w:r>
        <w:rPr>
          <w:i/>
          <w:iCs/>
        </w:rPr>
        <w:t>pojmenuje základní chemické nádobí a pomůcky.</w:t>
      </w:r>
    </w:p>
    <w:p w:rsidR="0006590A" w:rsidRDefault="0006590A">
      <w:pPr>
        <w:autoSpaceDE w:val="0"/>
        <w:autoSpaceDN w:val="0"/>
        <w:adjustRightInd w:val="0"/>
        <w:rPr>
          <w:b/>
          <w:bCs/>
        </w:rPr>
      </w:pPr>
    </w:p>
    <w:p w:rsidR="0006590A" w:rsidRDefault="0006590A">
      <w:pPr>
        <w:autoSpaceDE w:val="0"/>
        <w:autoSpaceDN w:val="0"/>
        <w:adjustRightInd w:val="0"/>
        <w:rPr>
          <w:b/>
          <w:bCs/>
        </w:rPr>
      </w:pPr>
      <w:r>
        <w:rPr>
          <w:b/>
          <w:bCs/>
        </w:rPr>
        <w:t>Učivo:</w:t>
      </w:r>
    </w:p>
    <w:p w:rsidR="0006590A" w:rsidRDefault="0006590A">
      <w:pPr>
        <w:autoSpaceDE w:val="0"/>
        <w:autoSpaceDN w:val="0"/>
        <w:adjustRightInd w:val="0"/>
      </w:pPr>
      <w:r>
        <w:t>1.1  Obory a význam chemie</w:t>
      </w:r>
    </w:p>
    <w:p w:rsidR="0006590A" w:rsidRDefault="0006590A">
      <w:pPr>
        <w:autoSpaceDE w:val="0"/>
        <w:autoSpaceDN w:val="0"/>
        <w:adjustRightInd w:val="0"/>
      </w:pPr>
      <w:r>
        <w:t>1.2  Bezpečnost práce v chemické laboratoři</w:t>
      </w:r>
    </w:p>
    <w:p w:rsidR="0006590A" w:rsidRDefault="0006590A">
      <w:pPr>
        <w:autoSpaceDE w:val="0"/>
        <w:autoSpaceDN w:val="0"/>
        <w:adjustRightInd w:val="0"/>
        <w:rPr>
          <w:b/>
          <w:bCs/>
        </w:rPr>
      </w:pPr>
      <w:r>
        <w:rPr>
          <w:b/>
          <w:bCs/>
        </w:rPr>
        <w:t>___________________________________________________________________________</w:t>
      </w:r>
    </w:p>
    <w:p w:rsidR="0006590A" w:rsidRDefault="0006590A">
      <w:pPr>
        <w:autoSpaceDE w:val="0"/>
        <w:autoSpaceDN w:val="0"/>
        <w:adjustRightInd w:val="0"/>
        <w:rPr>
          <w:b/>
          <w:bCs/>
          <w:i/>
          <w:iCs/>
          <w:color w:val="0000FF"/>
          <w:sz w:val="28"/>
          <w:szCs w:val="28"/>
        </w:rPr>
      </w:pPr>
      <w:r>
        <w:rPr>
          <w:b/>
          <w:bCs/>
          <w:i/>
          <w:iCs/>
          <w:color w:val="0000FF"/>
          <w:sz w:val="28"/>
          <w:szCs w:val="28"/>
        </w:rPr>
        <w:t>2. Obecná chemie</w:t>
      </w:r>
    </w:p>
    <w:p w:rsidR="0006590A" w:rsidRDefault="0006590A">
      <w:pPr>
        <w:autoSpaceDE w:val="0"/>
        <w:autoSpaceDN w:val="0"/>
        <w:adjustRightInd w:val="0"/>
        <w:rPr>
          <w:b/>
          <w:bCs/>
        </w:rPr>
      </w:pPr>
      <w:r>
        <w:rPr>
          <w:b/>
          <w:bCs/>
          <w:sz w:val="26"/>
          <w:szCs w:val="26"/>
        </w:rPr>
        <w:t>Žák</w:t>
      </w:r>
      <w:r>
        <w:rPr>
          <w:b/>
          <w:bCs/>
        </w:rPr>
        <w:t>:</w:t>
      </w:r>
    </w:p>
    <w:p w:rsidR="0006590A" w:rsidRDefault="0006590A">
      <w:pPr>
        <w:autoSpaceDE w:val="0"/>
        <w:autoSpaceDN w:val="0"/>
        <w:adjustRightInd w:val="0"/>
        <w:rPr>
          <w:i/>
          <w:iCs/>
        </w:rPr>
      </w:pPr>
      <w:r>
        <w:t xml:space="preserve">− </w:t>
      </w:r>
      <w:r>
        <w:rPr>
          <w:i/>
          <w:iCs/>
        </w:rPr>
        <w:t>uvádí příklady látek rozdělených podle skupenství, původu a složení;</w:t>
      </w:r>
    </w:p>
    <w:p w:rsidR="0006590A" w:rsidRDefault="0006590A">
      <w:pPr>
        <w:autoSpaceDE w:val="0"/>
        <w:autoSpaceDN w:val="0"/>
        <w:adjustRightInd w:val="0"/>
        <w:rPr>
          <w:i/>
          <w:iCs/>
        </w:rPr>
      </w:pPr>
      <w:r>
        <w:t xml:space="preserve">− </w:t>
      </w:r>
      <w:r>
        <w:rPr>
          <w:i/>
          <w:iCs/>
        </w:rPr>
        <w:t>popíše rozdělení nebezpečných látek, jejich klasifikaci podle zákona a zacházení s nimi</w:t>
      </w:r>
      <w:r>
        <w:t xml:space="preserve"> </w:t>
      </w:r>
    </w:p>
    <w:p w:rsidR="0006590A" w:rsidRDefault="0006590A">
      <w:pPr>
        <w:autoSpaceDE w:val="0"/>
        <w:autoSpaceDN w:val="0"/>
        <w:adjustRightInd w:val="0"/>
        <w:rPr>
          <w:i/>
          <w:iCs/>
        </w:rPr>
      </w:pPr>
      <w:r>
        <w:t xml:space="preserve">− </w:t>
      </w:r>
      <w:r>
        <w:rPr>
          <w:i/>
          <w:iCs/>
        </w:rPr>
        <w:t>popíše metody oddělování složek ze směsí látek a jejich využití v praxi;</w:t>
      </w:r>
    </w:p>
    <w:p w:rsidR="0006590A" w:rsidRDefault="0006590A">
      <w:pPr>
        <w:autoSpaceDE w:val="0"/>
        <w:autoSpaceDN w:val="0"/>
        <w:adjustRightInd w:val="0"/>
        <w:rPr>
          <w:i/>
          <w:iCs/>
        </w:rPr>
      </w:pPr>
      <w:r>
        <w:t xml:space="preserve">− </w:t>
      </w:r>
      <w:r>
        <w:rPr>
          <w:i/>
          <w:iCs/>
        </w:rPr>
        <w:t>porovná fyzikální a chemické vlastnosti různých látek;</w:t>
      </w:r>
    </w:p>
    <w:p w:rsidR="0006590A" w:rsidRDefault="0006590A">
      <w:pPr>
        <w:autoSpaceDE w:val="0"/>
        <w:autoSpaceDN w:val="0"/>
        <w:adjustRightInd w:val="0"/>
        <w:rPr>
          <w:i/>
          <w:iCs/>
        </w:rPr>
      </w:pPr>
      <w:r>
        <w:t xml:space="preserve">− </w:t>
      </w:r>
      <w:r>
        <w:rPr>
          <w:i/>
          <w:iCs/>
        </w:rPr>
        <w:t>zná názvy a značky vybraných chemických prvků;</w:t>
      </w:r>
    </w:p>
    <w:p w:rsidR="0006590A" w:rsidRDefault="0006590A">
      <w:pPr>
        <w:autoSpaceDE w:val="0"/>
        <w:autoSpaceDN w:val="0"/>
        <w:adjustRightInd w:val="0"/>
        <w:rPr>
          <w:i/>
          <w:iCs/>
        </w:rPr>
      </w:pPr>
      <w:r>
        <w:t xml:space="preserve">− </w:t>
      </w:r>
      <w:r>
        <w:rPr>
          <w:i/>
          <w:iCs/>
        </w:rPr>
        <w:t>definuje pojem atom, molekula, iont, chemický prvek a chemická sloučenina;</w:t>
      </w:r>
    </w:p>
    <w:p w:rsidR="0006590A" w:rsidRDefault="0006590A">
      <w:pPr>
        <w:autoSpaceDE w:val="0"/>
        <w:autoSpaceDN w:val="0"/>
        <w:adjustRightInd w:val="0"/>
        <w:rPr>
          <w:i/>
          <w:iCs/>
        </w:rPr>
      </w:pPr>
      <w:r>
        <w:t xml:space="preserve">− </w:t>
      </w:r>
      <w:r>
        <w:rPr>
          <w:i/>
          <w:iCs/>
        </w:rPr>
        <w:t>vysvětlí podstatu chemických reakcí a zapíše jednoduchou chemickou reakci chemickou</w:t>
      </w:r>
    </w:p>
    <w:p w:rsidR="0006590A" w:rsidRDefault="0006590A">
      <w:pPr>
        <w:autoSpaceDE w:val="0"/>
        <w:autoSpaceDN w:val="0"/>
        <w:adjustRightInd w:val="0"/>
        <w:rPr>
          <w:i/>
          <w:iCs/>
        </w:rPr>
      </w:pPr>
      <w:r>
        <w:rPr>
          <w:i/>
          <w:iCs/>
        </w:rPr>
        <w:t xml:space="preserve">   rovnicí;</w:t>
      </w:r>
    </w:p>
    <w:p w:rsidR="0006590A" w:rsidRDefault="0006590A">
      <w:pPr>
        <w:autoSpaceDE w:val="0"/>
        <w:autoSpaceDN w:val="0"/>
        <w:adjustRightInd w:val="0"/>
        <w:rPr>
          <w:i/>
          <w:iCs/>
        </w:rPr>
      </w:pPr>
      <w:r>
        <w:t xml:space="preserve">− </w:t>
      </w:r>
      <w:r>
        <w:rPr>
          <w:i/>
          <w:iCs/>
        </w:rPr>
        <w:t>vysvětlí rozdíl mezi galvanickým článkem a elektrolýzou;</w:t>
      </w:r>
    </w:p>
    <w:p w:rsidR="0006590A" w:rsidRDefault="0006590A">
      <w:pPr>
        <w:autoSpaceDE w:val="0"/>
        <w:autoSpaceDN w:val="0"/>
        <w:adjustRightInd w:val="0"/>
        <w:rPr>
          <w:i/>
          <w:iCs/>
        </w:rPr>
      </w:pPr>
      <w:r>
        <w:t xml:space="preserve">− </w:t>
      </w:r>
      <w:r>
        <w:rPr>
          <w:i/>
          <w:iCs/>
        </w:rPr>
        <w:t>zapíše symboly jednotlivých veličin a jejich jednotky;</w:t>
      </w:r>
    </w:p>
    <w:p w:rsidR="0006590A" w:rsidRDefault="0006590A">
      <w:pPr>
        <w:autoSpaceDE w:val="0"/>
        <w:autoSpaceDN w:val="0"/>
        <w:adjustRightInd w:val="0"/>
        <w:rPr>
          <w:i/>
          <w:iCs/>
        </w:rPr>
      </w:pPr>
      <w:r>
        <w:t xml:space="preserve">− </w:t>
      </w:r>
      <w:r>
        <w:rPr>
          <w:i/>
          <w:iCs/>
        </w:rPr>
        <w:t>provádí výpočty z chemických vzorců</w:t>
      </w:r>
      <w:r>
        <w:t xml:space="preserve"> </w:t>
      </w:r>
      <w:r>
        <w:rPr>
          <w:i/>
          <w:iCs/>
        </w:rPr>
        <w:t>a rovnic;</w:t>
      </w:r>
    </w:p>
    <w:p w:rsidR="0006590A" w:rsidRDefault="0006590A">
      <w:pPr>
        <w:autoSpaceDE w:val="0"/>
        <w:autoSpaceDN w:val="0"/>
        <w:adjustRightInd w:val="0"/>
        <w:rPr>
          <w:i/>
          <w:iCs/>
        </w:rPr>
      </w:pPr>
      <w:r>
        <w:t xml:space="preserve">− </w:t>
      </w:r>
      <w:r>
        <w:rPr>
          <w:i/>
          <w:iCs/>
        </w:rPr>
        <w:t>definuje pojem roztok, rozpustnost látek;</w:t>
      </w:r>
    </w:p>
    <w:p w:rsidR="0006590A" w:rsidRDefault="0006590A">
      <w:pPr>
        <w:autoSpaceDE w:val="0"/>
        <w:autoSpaceDN w:val="0"/>
        <w:adjustRightInd w:val="0"/>
        <w:rPr>
          <w:i/>
          <w:iCs/>
        </w:rPr>
      </w:pPr>
      <w:r>
        <w:t xml:space="preserve">− </w:t>
      </w:r>
      <w:r>
        <w:rPr>
          <w:i/>
          <w:iCs/>
        </w:rPr>
        <w:t>vyjádří složení roztoku hmotnostním zlomkem;</w:t>
      </w:r>
    </w:p>
    <w:p w:rsidR="0006590A" w:rsidRDefault="0006590A">
      <w:pPr>
        <w:autoSpaceDE w:val="0"/>
        <w:autoSpaceDN w:val="0"/>
        <w:adjustRightInd w:val="0"/>
        <w:rPr>
          <w:i/>
          <w:iCs/>
        </w:rPr>
      </w:pPr>
      <w:r>
        <w:t xml:space="preserve">− </w:t>
      </w:r>
      <w:r>
        <w:rPr>
          <w:i/>
          <w:iCs/>
        </w:rPr>
        <w:t>popíše části atomu, elementární částice;</w:t>
      </w:r>
    </w:p>
    <w:p w:rsidR="0006590A" w:rsidRDefault="0006590A">
      <w:pPr>
        <w:autoSpaceDE w:val="0"/>
        <w:autoSpaceDN w:val="0"/>
        <w:adjustRightInd w:val="0"/>
        <w:rPr>
          <w:i/>
          <w:iCs/>
        </w:rPr>
      </w:pPr>
      <w:r>
        <w:t xml:space="preserve">− </w:t>
      </w:r>
      <w:r>
        <w:rPr>
          <w:i/>
          <w:iCs/>
        </w:rPr>
        <w:t>rozumí zkrácenému zápisu elektronového uspořádání atomů;</w:t>
      </w:r>
    </w:p>
    <w:p w:rsidR="0006590A" w:rsidRDefault="0006590A">
      <w:pPr>
        <w:autoSpaceDE w:val="0"/>
        <w:autoSpaceDN w:val="0"/>
        <w:adjustRightInd w:val="0"/>
        <w:rPr>
          <w:i/>
          <w:iCs/>
        </w:rPr>
      </w:pPr>
      <w:r>
        <w:t xml:space="preserve">− </w:t>
      </w:r>
      <w:r>
        <w:rPr>
          <w:i/>
          <w:iCs/>
        </w:rPr>
        <w:t>zná periodický zákon a popíše periodickou soustavu prvků;</w:t>
      </w:r>
    </w:p>
    <w:p w:rsidR="0006590A" w:rsidRDefault="0006590A">
      <w:pPr>
        <w:autoSpaceDE w:val="0"/>
        <w:autoSpaceDN w:val="0"/>
        <w:adjustRightInd w:val="0"/>
        <w:rPr>
          <w:i/>
          <w:iCs/>
        </w:rPr>
      </w:pPr>
      <w:r>
        <w:t xml:space="preserve">− </w:t>
      </w:r>
      <w:r>
        <w:rPr>
          <w:i/>
          <w:iCs/>
        </w:rPr>
        <w:t>vysvětlí vznik chemické vazby a rozlišuje její typy;</w:t>
      </w:r>
    </w:p>
    <w:p w:rsidR="0006590A" w:rsidRDefault="0006590A">
      <w:pPr>
        <w:autoSpaceDE w:val="0"/>
        <w:autoSpaceDN w:val="0"/>
        <w:adjustRightInd w:val="0"/>
        <w:rPr>
          <w:i/>
          <w:iCs/>
        </w:rPr>
      </w:pPr>
      <w:r>
        <w:t xml:space="preserve">− </w:t>
      </w:r>
      <w:r>
        <w:rPr>
          <w:i/>
          <w:iCs/>
        </w:rPr>
        <w:t>určuje oxidační číslo jednotlivých prvků</w:t>
      </w:r>
      <w:r>
        <w:t xml:space="preserve"> </w:t>
      </w:r>
      <w:r>
        <w:rPr>
          <w:i/>
          <w:iCs/>
        </w:rPr>
        <w:t>v molekule nebo iontů;</w:t>
      </w:r>
    </w:p>
    <w:p w:rsidR="0006590A" w:rsidRDefault="0006590A">
      <w:pPr>
        <w:autoSpaceDE w:val="0"/>
        <w:autoSpaceDN w:val="0"/>
        <w:adjustRightInd w:val="0"/>
        <w:rPr>
          <w:i/>
          <w:iCs/>
        </w:rPr>
      </w:pPr>
      <w:r>
        <w:t xml:space="preserve">− </w:t>
      </w:r>
      <w:r>
        <w:rPr>
          <w:i/>
          <w:iCs/>
        </w:rPr>
        <w:t>pojmenuje a napíše vzorce anorganických sloučenin.</w:t>
      </w:r>
    </w:p>
    <w:p w:rsidR="0006590A" w:rsidRDefault="0006590A">
      <w:pPr>
        <w:autoSpaceDE w:val="0"/>
        <w:autoSpaceDN w:val="0"/>
        <w:adjustRightInd w:val="0"/>
        <w:rPr>
          <w:b/>
          <w:bCs/>
        </w:rPr>
      </w:pPr>
      <w:r>
        <w:rPr>
          <w:b/>
          <w:bCs/>
          <w:sz w:val="26"/>
          <w:szCs w:val="26"/>
        </w:rPr>
        <w:t>Učivo</w:t>
      </w:r>
      <w:r>
        <w:rPr>
          <w:b/>
          <w:bCs/>
        </w:rPr>
        <w:t>:</w:t>
      </w:r>
    </w:p>
    <w:p w:rsidR="0006590A" w:rsidRDefault="0006590A">
      <w:pPr>
        <w:autoSpaceDE w:val="0"/>
        <w:autoSpaceDN w:val="0"/>
        <w:adjustRightInd w:val="0"/>
      </w:pPr>
      <w:r>
        <w:t>2.1   Klasifikace látek a metody jejich oddělování</w:t>
      </w:r>
    </w:p>
    <w:p w:rsidR="0006590A" w:rsidRDefault="0006590A">
      <w:pPr>
        <w:autoSpaceDE w:val="0"/>
        <w:autoSpaceDN w:val="0"/>
        <w:adjustRightInd w:val="0"/>
      </w:pPr>
      <w:r>
        <w:t>2.2   Nebezpečné látky, legislativa a jejich klasifikace</w:t>
      </w:r>
    </w:p>
    <w:p w:rsidR="0006590A" w:rsidRDefault="0006590A">
      <w:pPr>
        <w:autoSpaceDE w:val="0"/>
        <w:autoSpaceDN w:val="0"/>
        <w:adjustRightInd w:val="0"/>
      </w:pPr>
      <w:r>
        <w:t>2.2   Chemické látky, jejich vlastnosti a částicové složení</w:t>
      </w:r>
    </w:p>
    <w:p w:rsidR="0006590A" w:rsidRDefault="0006590A">
      <w:pPr>
        <w:autoSpaceDE w:val="0"/>
        <w:autoSpaceDN w:val="0"/>
        <w:adjustRightInd w:val="0"/>
      </w:pPr>
      <w:r>
        <w:t>2.3   Chemické prvky a sloučeniny</w:t>
      </w:r>
    </w:p>
    <w:p w:rsidR="0006590A" w:rsidRDefault="0006590A">
      <w:pPr>
        <w:autoSpaceDE w:val="0"/>
        <w:autoSpaceDN w:val="0"/>
        <w:adjustRightInd w:val="0"/>
      </w:pPr>
      <w:r>
        <w:t>2.4   Chemické reakce a chemické rovnice</w:t>
      </w:r>
    </w:p>
    <w:p w:rsidR="0006590A" w:rsidRDefault="0006590A">
      <w:pPr>
        <w:autoSpaceDE w:val="0"/>
        <w:autoSpaceDN w:val="0"/>
        <w:adjustRightInd w:val="0"/>
      </w:pPr>
      <w:r>
        <w:t>2.5   Chemické výpočty</w:t>
      </w:r>
    </w:p>
    <w:p w:rsidR="0006590A" w:rsidRDefault="0006590A">
      <w:pPr>
        <w:autoSpaceDE w:val="0"/>
        <w:autoSpaceDN w:val="0"/>
        <w:adjustRightInd w:val="0"/>
      </w:pPr>
      <w:r>
        <w:t>2.6   Směsi, roztoky a výpočty složení roztoků</w:t>
      </w:r>
    </w:p>
    <w:p w:rsidR="0006590A" w:rsidRDefault="0006590A">
      <w:pPr>
        <w:autoSpaceDE w:val="0"/>
        <w:autoSpaceDN w:val="0"/>
        <w:adjustRightInd w:val="0"/>
      </w:pPr>
      <w:r>
        <w:t>2.7   Stavba atomů</w:t>
      </w:r>
    </w:p>
    <w:p w:rsidR="0006590A" w:rsidRDefault="0006590A">
      <w:pPr>
        <w:autoSpaceDE w:val="0"/>
        <w:autoSpaceDN w:val="0"/>
        <w:adjustRightInd w:val="0"/>
      </w:pPr>
      <w:r>
        <w:t>2.8   Periodická soustava prvků</w:t>
      </w:r>
    </w:p>
    <w:p w:rsidR="0006590A" w:rsidRDefault="0006590A">
      <w:pPr>
        <w:autoSpaceDE w:val="0"/>
        <w:autoSpaceDN w:val="0"/>
        <w:adjustRightInd w:val="0"/>
      </w:pPr>
      <w:r>
        <w:t>2.9   Chemická vazba</w:t>
      </w:r>
    </w:p>
    <w:p w:rsidR="0006590A" w:rsidRDefault="0006590A">
      <w:pPr>
        <w:autoSpaceDE w:val="0"/>
        <w:autoSpaceDN w:val="0"/>
        <w:adjustRightInd w:val="0"/>
      </w:pPr>
      <w:r>
        <w:t>2.10 Názvosloví anorganických sloučenin</w:t>
      </w:r>
    </w:p>
    <w:p w:rsidR="0006590A" w:rsidRDefault="0006590A">
      <w:pPr>
        <w:autoSpaceDE w:val="0"/>
        <w:autoSpaceDN w:val="0"/>
        <w:adjustRightInd w:val="0"/>
        <w:rPr>
          <w:b/>
          <w:bCs/>
          <w:i/>
          <w:iCs/>
          <w:sz w:val="28"/>
          <w:szCs w:val="28"/>
        </w:rPr>
      </w:pPr>
      <w:r>
        <w:rPr>
          <w:b/>
          <w:bCs/>
          <w:i/>
          <w:iCs/>
          <w:sz w:val="28"/>
          <w:szCs w:val="28"/>
        </w:rPr>
        <w:br w:type="page"/>
      </w:r>
    </w:p>
    <w:p w:rsidR="0006590A" w:rsidRDefault="0006590A">
      <w:r>
        <w:t>___________________________________________________________________________</w:t>
      </w:r>
    </w:p>
    <w:p w:rsidR="0006590A" w:rsidRDefault="0006590A">
      <w:pPr>
        <w:autoSpaceDE w:val="0"/>
        <w:autoSpaceDN w:val="0"/>
        <w:adjustRightInd w:val="0"/>
        <w:rPr>
          <w:b/>
          <w:bCs/>
          <w:i/>
          <w:iCs/>
          <w:color w:val="0000FF"/>
          <w:sz w:val="28"/>
          <w:szCs w:val="28"/>
        </w:rPr>
      </w:pPr>
      <w:r>
        <w:rPr>
          <w:b/>
          <w:bCs/>
          <w:i/>
          <w:iCs/>
          <w:color w:val="0000FF"/>
          <w:sz w:val="28"/>
          <w:szCs w:val="28"/>
        </w:rPr>
        <w:t>3. Anorganická chemie</w:t>
      </w:r>
    </w:p>
    <w:p w:rsidR="0006590A" w:rsidRDefault="0006590A">
      <w:pPr>
        <w:autoSpaceDE w:val="0"/>
        <w:autoSpaceDN w:val="0"/>
        <w:adjustRightInd w:val="0"/>
        <w:rPr>
          <w:b/>
          <w:bCs/>
        </w:rPr>
      </w:pPr>
    </w:p>
    <w:p w:rsidR="0006590A" w:rsidRDefault="0006590A">
      <w:pPr>
        <w:autoSpaceDE w:val="0"/>
        <w:autoSpaceDN w:val="0"/>
        <w:adjustRightInd w:val="0"/>
        <w:rPr>
          <w:b/>
          <w:bCs/>
        </w:rPr>
      </w:pPr>
      <w:r>
        <w:rPr>
          <w:b/>
          <w:bCs/>
        </w:rPr>
        <w:t>Žák:</w:t>
      </w:r>
    </w:p>
    <w:p w:rsidR="0006590A" w:rsidRDefault="0006590A">
      <w:pPr>
        <w:autoSpaceDE w:val="0"/>
        <w:autoSpaceDN w:val="0"/>
        <w:adjustRightInd w:val="0"/>
        <w:rPr>
          <w:i/>
          <w:iCs/>
        </w:rPr>
      </w:pPr>
      <w:r>
        <w:t xml:space="preserve">− </w:t>
      </w:r>
      <w:r>
        <w:rPr>
          <w:i/>
          <w:iCs/>
        </w:rPr>
        <w:t>vysv</w:t>
      </w:r>
      <w:r>
        <w:t>ě</w:t>
      </w:r>
      <w:r>
        <w:rPr>
          <w:i/>
          <w:iCs/>
        </w:rPr>
        <w:t>tlí vlastnosti anorganických látek;</w:t>
      </w:r>
    </w:p>
    <w:p w:rsidR="0006590A" w:rsidRDefault="0006590A">
      <w:pPr>
        <w:autoSpaceDE w:val="0"/>
        <w:autoSpaceDN w:val="0"/>
        <w:adjustRightInd w:val="0"/>
        <w:rPr>
          <w:i/>
          <w:iCs/>
        </w:rPr>
      </w:pPr>
      <w:r>
        <w:t xml:space="preserve">− </w:t>
      </w:r>
      <w:r>
        <w:rPr>
          <w:i/>
          <w:iCs/>
        </w:rPr>
        <w:t>uvede výskyt, vlastnosti, užití a sloučeniny nejdůležitějších prvků v jednotlivých skupinách;</w:t>
      </w:r>
    </w:p>
    <w:p w:rsidR="0006590A" w:rsidRDefault="0006590A">
      <w:pPr>
        <w:autoSpaceDE w:val="0"/>
        <w:autoSpaceDN w:val="0"/>
        <w:adjustRightInd w:val="0"/>
        <w:rPr>
          <w:i/>
          <w:iCs/>
        </w:rPr>
      </w:pPr>
      <w:r>
        <w:t xml:space="preserve">− </w:t>
      </w:r>
      <w:r>
        <w:rPr>
          <w:i/>
          <w:iCs/>
        </w:rPr>
        <w:t xml:space="preserve">popíše technologii frakční destilace zkapalněného vzduchu, výroby kyseliny sírové, kyseliny </w:t>
      </w:r>
    </w:p>
    <w:p w:rsidR="0006590A" w:rsidRDefault="0006590A">
      <w:pPr>
        <w:autoSpaceDE w:val="0"/>
        <w:autoSpaceDN w:val="0"/>
        <w:adjustRightInd w:val="0"/>
        <w:rPr>
          <w:i/>
          <w:iCs/>
        </w:rPr>
      </w:pPr>
      <w:r>
        <w:rPr>
          <w:i/>
          <w:iCs/>
        </w:rPr>
        <w:t xml:space="preserve">   dusičné a  sody</w:t>
      </w:r>
    </w:p>
    <w:p w:rsidR="0006590A" w:rsidRDefault="0006590A">
      <w:pPr>
        <w:autoSpaceDE w:val="0"/>
        <w:autoSpaceDN w:val="0"/>
        <w:adjustRightInd w:val="0"/>
        <w:rPr>
          <w:i/>
          <w:iCs/>
        </w:rPr>
      </w:pPr>
      <w:r>
        <w:t xml:space="preserve">− </w:t>
      </w:r>
      <w:r>
        <w:rPr>
          <w:i/>
          <w:iCs/>
        </w:rPr>
        <w:t>popíše použití křemičitanu</w:t>
      </w:r>
      <w:r>
        <w:t xml:space="preserve"> </w:t>
      </w:r>
      <w:r>
        <w:rPr>
          <w:i/>
          <w:iCs/>
        </w:rPr>
        <w:t>a oxidu křemičitého pro výrobu skla, keramiky a cementu;</w:t>
      </w:r>
    </w:p>
    <w:p w:rsidR="0006590A" w:rsidRDefault="0006590A">
      <w:pPr>
        <w:autoSpaceDE w:val="0"/>
        <w:autoSpaceDN w:val="0"/>
        <w:adjustRightInd w:val="0"/>
        <w:rPr>
          <w:i/>
          <w:iCs/>
        </w:rPr>
      </w:pPr>
      <w:r>
        <w:t xml:space="preserve">− </w:t>
      </w:r>
      <w:r>
        <w:rPr>
          <w:i/>
          <w:iCs/>
        </w:rPr>
        <w:t>uvede typické vlastnosti kovů;</w:t>
      </w:r>
    </w:p>
    <w:p w:rsidR="0006590A" w:rsidRDefault="0006590A">
      <w:pPr>
        <w:autoSpaceDE w:val="0"/>
        <w:autoSpaceDN w:val="0"/>
        <w:adjustRightInd w:val="0"/>
        <w:rPr>
          <w:i/>
          <w:iCs/>
        </w:rPr>
      </w:pPr>
      <w:r>
        <w:t xml:space="preserve">− </w:t>
      </w:r>
      <w:r>
        <w:rPr>
          <w:i/>
          <w:iCs/>
        </w:rPr>
        <w:t>popíše hlavní způsoby výroby kovů;</w:t>
      </w:r>
    </w:p>
    <w:p w:rsidR="0006590A" w:rsidRDefault="0006590A">
      <w:pPr>
        <w:autoSpaceDE w:val="0"/>
        <w:autoSpaceDN w:val="0"/>
        <w:adjustRightInd w:val="0"/>
        <w:rPr>
          <w:i/>
          <w:iCs/>
        </w:rPr>
      </w:pPr>
      <w:r>
        <w:t xml:space="preserve">− </w:t>
      </w:r>
      <w:r>
        <w:rPr>
          <w:i/>
          <w:iCs/>
        </w:rPr>
        <w:t>objasní na příkladu průběh koroze;</w:t>
      </w:r>
    </w:p>
    <w:p w:rsidR="0006590A" w:rsidRDefault="0006590A">
      <w:pPr>
        <w:autoSpaceDE w:val="0"/>
        <w:autoSpaceDN w:val="0"/>
        <w:adjustRightInd w:val="0"/>
        <w:rPr>
          <w:i/>
          <w:iCs/>
        </w:rPr>
      </w:pPr>
      <w:r>
        <w:t xml:space="preserve">− </w:t>
      </w:r>
      <w:r>
        <w:rPr>
          <w:i/>
          <w:iCs/>
        </w:rPr>
        <w:t>uvede příklady používání kovů</w:t>
      </w:r>
      <w:r>
        <w:t xml:space="preserve"> </w:t>
      </w:r>
      <w:r>
        <w:rPr>
          <w:i/>
          <w:iCs/>
        </w:rPr>
        <w:t>ve stavebnictví.</w:t>
      </w:r>
    </w:p>
    <w:p w:rsidR="0006590A" w:rsidRDefault="0006590A">
      <w:pPr>
        <w:autoSpaceDE w:val="0"/>
        <w:autoSpaceDN w:val="0"/>
        <w:adjustRightInd w:val="0"/>
        <w:rPr>
          <w:b/>
          <w:bCs/>
        </w:rPr>
      </w:pPr>
    </w:p>
    <w:p w:rsidR="0006590A" w:rsidRDefault="0006590A">
      <w:pPr>
        <w:autoSpaceDE w:val="0"/>
        <w:autoSpaceDN w:val="0"/>
        <w:adjustRightInd w:val="0"/>
        <w:rPr>
          <w:b/>
          <w:bCs/>
        </w:rPr>
      </w:pPr>
      <w:r>
        <w:rPr>
          <w:b/>
          <w:bCs/>
        </w:rPr>
        <w:t>Učivo:</w:t>
      </w:r>
    </w:p>
    <w:p w:rsidR="0006590A" w:rsidRDefault="0006590A">
      <w:pPr>
        <w:autoSpaceDE w:val="0"/>
        <w:autoSpaceDN w:val="0"/>
        <w:adjustRightInd w:val="0"/>
      </w:pPr>
      <w:r>
        <w:t>3.1  Vlastnosti anorganických látek</w:t>
      </w:r>
    </w:p>
    <w:p w:rsidR="0006590A" w:rsidRDefault="0006590A">
      <w:pPr>
        <w:autoSpaceDE w:val="0"/>
        <w:autoSpaceDN w:val="0"/>
        <w:adjustRightInd w:val="0"/>
      </w:pPr>
      <w:r>
        <w:t>3.2  Vodík a kyslík</w:t>
      </w:r>
    </w:p>
    <w:p w:rsidR="0006590A" w:rsidRDefault="0006590A">
      <w:pPr>
        <w:autoSpaceDE w:val="0"/>
        <w:autoSpaceDN w:val="0"/>
        <w:adjustRightInd w:val="0"/>
      </w:pPr>
      <w:r>
        <w:t>3.3  Voda a vzduch</w:t>
      </w:r>
    </w:p>
    <w:p w:rsidR="0006590A" w:rsidRDefault="0006590A">
      <w:pPr>
        <w:autoSpaceDE w:val="0"/>
        <w:autoSpaceDN w:val="0"/>
        <w:adjustRightInd w:val="0"/>
      </w:pPr>
      <w:r>
        <w:t xml:space="preserve">3.4. Prvky 18. (VIII.a) skupiny- vzácné plyny </w:t>
      </w:r>
    </w:p>
    <w:p w:rsidR="0006590A" w:rsidRDefault="0006590A">
      <w:pPr>
        <w:autoSpaceDE w:val="0"/>
        <w:autoSpaceDN w:val="0"/>
        <w:adjustRightInd w:val="0"/>
      </w:pPr>
      <w:r>
        <w:t>3.5  Prvky 17. (VII.a) skupiny- halogeny, využití fluoru a chloru</w:t>
      </w:r>
    </w:p>
    <w:p w:rsidR="0006590A" w:rsidRDefault="0006590A">
      <w:pPr>
        <w:autoSpaceDE w:val="0"/>
        <w:autoSpaceDN w:val="0"/>
        <w:adjustRightInd w:val="0"/>
      </w:pPr>
      <w:r>
        <w:t>3.6  Prvky 16. (VI.a) skupiny- chalkogeny, výroba kyseliny sírové</w:t>
      </w:r>
    </w:p>
    <w:p w:rsidR="0006590A" w:rsidRDefault="0006590A">
      <w:pPr>
        <w:autoSpaceDE w:val="0"/>
        <w:autoSpaceDN w:val="0"/>
        <w:adjustRightInd w:val="0"/>
      </w:pPr>
      <w:r>
        <w:t>3.7  Prvky 15. (V.a) skupiny, výroba kyseliny dusičné</w:t>
      </w:r>
    </w:p>
    <w:p w:rsidR="0006590A" w:rsidRDefault="0006590A">
      <w:pPr>
        <w:autoSpaceDE w:val="0"/>
        <w:autoSpaceDN w:val="0"/>
        <w:adjustRightInd w:val="0"/>
      </w:pPr>
      <w:r>
        <w:t>3.8  Prvky 14. (IV.a) skupiny, výroba skla</w:t>
      </w:r>
    </w:p>
    <w:p w:rsidR="0006590A" w:rsidRDefault="0006590A">
      <w:pPr>
        <w:autoSpaceDE w:val="0"/>
        <w:autoSpaceDN w:val="0"/>
        <w:adjustRightInd w:val="0"/>
      </w:pPr>
      <w:r>
        <w:t>3.9  Prvky 13. (III.a) skupiny, výroba a využití hliníků</w:t>
      </w:r>
    </w:p>
    <w:p w:rsidR="0006590A" w:rsidRDefault="0006590A">
      <w:pPr>
        <w:autoSpaceDE w:val="0"/>
        <w:autoSpaceDN w:val="0"/>
        <w:adjustRightInd w:val="0"/>
      </w:pPr>
      <w:r>
        <w:t>3.10. Kovy, vlastnosti a využití ve stavebnictví</w:t>
      </w:r>
    </w:p>
    <w:p w:rsidR="0006590A" w:rsidRDefault="0006590A">
      <w:pPr>
        <w:autoSpaceDE w:val="0"/>
        <w:autoSpaceDN w:val="0"/>
        <w:adjustRightInd w:val="0"/>
      </w:pPr>
      <w:r>
        <w:t>3.11  Prvky 1. (I.a) skupiny, výroba sody</w:t>
      </w:r>
    </w:p>
    <w:p w:rsidR="0006590A" w:rsidRDefault="0006590A">
      <w:pPr>
        <w:autoSpaceDE w:val="0"/>
        <w:autoSpaceDN w:val="0"/>
        <w:adjustRightInd w:val="0"/>
      </w:pPr>
      <w:r>
        <w:t>3.12. Prvky 2. (II.a) skupiny, výroba cementu, druhy betonů</w:t>
      </w:r>
    </w:p>
    <w:p w:rsidR="0006590A" w:rsidRDefault="0006590A">
      <w:pPr>
        <w:autoSpaceDE w:val="0"/>
        <w:autoSpaceDN w:val="0"/>
        <w:adjustRightInd w:val="0"/>
        <w:rPr>
          <w:b/>
          <w:bCs/>
          <w:i/>
          <w:iCs/>
        </w:rPr>
      </w:pPr>
    </w:p>
    <w:p w:rsidR="0006590A" w:rsidRDefault="0006590A">
      <w:pPr>
        <w:autoSpaceDE w:val="0"/>
        <w:autoSpaceDN w:val="0"/>
        <w:adjustRightInd w:val="0"/>
        <w:rPr>
          <w:b/>
          <w:bCs/>
          <w:i/>
          <w:iCs/>
          <w:color w:val="0000FF"/>
          <w:sz w:val="28"/>
          <w:szCs w:val="28"/>
        </w:rPr>
      </w:pPr>
      <w:r>
        <w:rPr>
          <w:b/>
          <w:bCs/>
          <w:i/>
          <w:iCs/>
          <w:color w:val="0000FF"/>
          <w:sz w:val="28"/>
          <w:szCs w:val="28"/>
        </w:rPr>
        <w:t>4. Organická chemie</w:t>
      </w:r>
    </w:p>
    <w:p w:rsidR="0006590A" w:rsidRDefault="0006590A">
      <w:pPr>
        <w:autoSpaceDE w:val="0"/>
        <w:autoSpaceDN w:val="0"/>
        <w:adjustRightInd w:val="0"/>
        <w:rPr>
          <w:b/>
          <w:bCs/>
        </w:rPr>
      </w:pPr>
      <w:r>
        <w:rPr>
          <w:b/>
          <w:bCs/>
        </w:rPr>
        <w:t>Žák:</w:t>
      </w:r>
    </w:p>
    <w:p w:rsidR="0006590A" w:rsidRDefault="0006590A">
      <w:pPr>
        <w:autoSpaceDE w:val="0"/>
        <w:autoSpaceDN w:val="0"/>
        <w:adjustRightInd w:val="0"/>
        <w:rPr>
          <w:i/>
          <w:iCs/>
        </w:rPr>
      </w:pPr>
      <w:r>
        <w:t xml:space="preserve">− </w:t>
      </w:r>
      <w:r>
        <w:rPr>
          <w:i/>
          <w:iCs/>
        </w:rPr>
        <w:t>zná složení organických sloučenin, jejich typické vlastnosti a zdroje;</w:t>
      </w:r>
    </w:p>
    <w:p w:rsidR="0006590A" w:rsidRDefault="0006590A">
      <w:pPr>
        <w:autoSpaceDE w:val="0"/>
        <w:autoSpaceDN w:val="0"/>
        <w:adjustRightInd w:val="0"/>
        <w:rPr>
          <w:i/>
          <w:iCs/>
        </w:rPr>
      </w:pPr>
      <w:r>
        <w:t xml:space="preserve">− </w:t>
      </w:r>
      <w:r>
        <w:rPr>
          <w:i/>
          <w:iCs/>
        </w:rPr>
        <w:t>vysvětlí na příkladech typy řetězců;</w:t>
      </w:r>
    </w:p>
    <w:p w:rsidR="0006590A" w:rsidRDefault="0006590A">
      <w:pPr>
        <w:autoSpaceDE w:val="0"/>
        <w:autoSpaceDN w:val="0"/>
        <w:adjustRightInd w:val="0"/>
        <w:rPr>
          <w:i/>
          <w:iCs/>
        </w:rPr>
      </w:pPr>
      <w:r>
        <w:t xml:space="preserve">− </w:t>
      </w:r>
      <w:r>
        <w:rPr>
          <w:i/>
          <w:iCs/>
        </w:rPr>
        <w:t>používá systematické i triviální názvy a různé typy vzorců</w:t>
      </w:r>
      <w:r>
        <w:t xml:space="preserve"> </w:t>
      </w:r>
      <w:r>
        <w:rPr>
          <w:i/>
          <w:iCs/>
        </w:rPr>
        <w:t>běžných organických sloučenin;</w:t>
      </w:r>
    </w:p>
    <w:p w:rsidR="0006590A" w:rsidRDefault="0006590A">
      <w:pPr>
        <w:autoSpaceDE w:val="0"/>
        <w:autoSpaceDN w:val="0"/>
        <w:adjustRightInd w:val="0"/>
        <w:rPr>
          <w:i/>
          <w:iCs/>
        </w:rPr>
      </w:pPr>
      <w:r>
        <w:t xml:space="preserve">− </w:t>
      </w:r>
      <w:r>
        <w:rPr>
          <w:i/>
          <w:iCs/>
        </w:rPr>
        <w:t>charakterizuje uhlovodíky a jednotlivé typy derivátů</w:t>
      </w:r>
      <w:r>
        <w:t xml:space="preserve"> </w:t>
      </w:r>
      <w:r>
        <w:rPr>
          <w:i/>
          <w:iCs/>
        </w:rPr>
        <w:t>uhlovodíků;</w:t>
      </w:r>
    </w:p>
    <w:p w:rsidR="0006590A" w:rsidRDefault="0006590A">
      <w:pPr>
        <w:autoSpaceDE w:val="0"/>
        <w:autoSpaceDN w:val="0"/>
        <w:adjustRightInd w:val="0"/>
        <w:rPr>
          <w:i/>
          <w:iCs/>
        </w:rPr>
      </w:pPr>
      <w:r>
        <w:t xml:space="preserve">− </w:t>
      </w:r>
      <w:r>
        <w:rPr>
          <w:i/>
          <w:iCs/>
        </w:rPr>
        <w:t>uvede použití nejdůležitějších uhlovodíků</w:t>
      </w:r>
      <w:r>
        <w:t xml:space="preserve"> </w:t>
      </w:r>
      <w:r>
        <w:rPr>
          <w:i/>
          <w:iCs/>
        </w:rPr>
        <w:t>a derivátů</w:t>
      </w:r>
      <w:r>
        <w:t xml:space="preserve"> </w:t>
      </w:r>
      <w:r>
        <w:rPr>
          <w:i/>
          <w:iCs/>
        </w:rPr>
        <w:t>uhlovodíků;</w:t>
      </w:r>
    </w:p>
    <w:p w:rsidR="0006590A" w:rsidRDefault="0006590A">
      <w:pPr>
        <w:autoSpaceDE w:val="0"/>
        <w:autoSpaceDN w:val="0"/>
        <w:adjustRightInd w:val="0"/>
        <w:rPr>
          <w:i/>
          <w:iCs/>
        </w:rPr>
      </w:pPr>
      <w:r>
        <w:t xml:space="preserve">− </w:t>
      </w:r>
      <w:r>
        <w:rPr>
          <w:i/>
          <w:iCs/>
        </w:rPr>
        <w:t>popíše toxické působení arenů;</w:t>
      </w:r>
    </w:p>
    <w:p w:rsidR="0006590A" w:rsidRDefault="0006590A">
      <w:pPr>
        <w:autoSpaceDE w:val="0"/>
        <w:autoSpaceDN w:val="0"/>
        <w:adjustRightInd w:val="0"/>
        <w:rPr>
          <w:i/>
          <w:iCs/>
        </w:rPr>
      </w:pPr>
      <w:r>
        <w:t xml:space="preserve">− </w:t>
      </w:r>
      <w:r>
        <w:rPr>
          <w:i/>
          <w:iCs/>
        </w:rPr>
        <w:t>objasní roli halogenderivátů</w:t>
      </w:r>
      <w:r>
        <w:t xml:space="preserve"> </w:t>
      </w:r>
      <w:r>
        <w:rPr>
          <w:i/>
          <w:iCs/>
        </w:rPr>
        <w:t>p</w:t>
      </w:r>
      <w:r>
        <w:t>r</w:t>
      </w:r>
      <w:r>
        <w:rPr>
          <w:i/>
          <w:iCs/>
        </w:rPr>
        <w:t>i znečišťování životního prostředí;</w:t>
      </w:r>
    </w:p>
    <w:p w:rsidR="0006590A" w:rsidRDefault="0006590A">
      <w:pPr>
        <w:autoSpaceDE w:val="0"/>
        <w:autoSpaceDN w:val="0"/>
        <w:adjustRightInd w:val="0"/>
        <w:rPr>
          <w:i/>
          <w:iCs/>
        </w:rPr>
      </w:pPr>
      <w:r>
        <w:t xml:space="preserve">− </w:t>
      </w:r>
      <w:r>
        <w:rPr>
          <w:i/>
          <w:iCs/>
        </w:rPr>
        <w:t>popíše rozdělení alkaloidů a drog podle jejich účinků</w:t>
      </w:r>
    </w:p>
    <w:p w:rsidR="0006590A" w:rsidRDefault="0006590A">
      <w:pPr>
        <w:autoSpaceDE w:val="0"/>
        <w:autoSpaceDN w:val="0"/>
        <w:adjustRightInd w:val="0"/>
        <w:rPr>
          <w:b/>
          <w:bCs/>
        </w:rPr>
      </w:pPr>
    </w:p>
    <w:p w:rsidR="0006590A" w:rsidRDefault="0006590A">
      <w:pPr>
        <w:autoSpaceDE w:val="0"/>
        <w:autoSpaceDN w:val="0"/>
        <w:adjustRightInd w:val="0"/>
        <w:rPr>
          <w:b/>
          <w:bCs/>
        </w:rPr>
      </w:pPr>
      <w:r>
        <w:rPr>
          <w:b/>
          <w:bCs/>
        </w:rPr>
        <w:t>Učivo:</w:t>
      </w:r>
    </w:p>
    <w:p w:rsidR="0006590A" w:rsidRDefault="0006590A">
      <w:pPr>
        <w:autoSpaceDE w:val="0"/>
        <w:autoSpaceDN w:val="0"/>
        <w:adjustRightInd w:val="0"/>
      </w:pPr>
      <w:r>
        <w:t>4.1 Teoretické základy organické chemie</w:t>
      </w:r>
    </w:p>
    <w:p w:rsidR="0006590A" w:rsidRDefault="0006590A">
      <w:pPr>
        <w:autoSpaceDE w:val="0"/>
        <w:autoSpaceDN w:val="0"/>
        <w:adjustRightInd w:val="0"/>
      </w:pPr>
      <w:r>
        <w:t>4.2 Přehled uhlovodíků</w:t>
      </w:r>
    </w:p>
    <w:p w:rsidR="0006590A" w:rsidRDefault="0006590A">
      <w:pPr>
        <w:autoSpaceDE w:val="0"/>
        <w:autoSpaceDN w:val="0"/>
        <w:adjustRightInd w:val="0"/>
      </w:pPr>
      <w:r>
        <w:t>4.3 Deriváty uhlovodíků</w:t>
      </w:r>
    </w:p>
    <w:p w:rsidR="0006590A" w:rsidRDefault="0006590A">
      <w:pPr>
        <w:autoSpaceDE w:val="0"/>
        <w:autoSpaceDN w:val="0"/>
        <w:adjustRightInd w:val="0"/>
      </w:pPr>
      <w:r>
        <w:t>4.4 Alkaloidy a drogy</w:t>
      </w: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r>
        <w:br w:type="page"/>
      </w:r>
    </w:p>
    <w:p w:rsidR="0006590A" w:rsidRDefault="0006590A">
      <w:r>
        <w:t>___________________________________________________________________________</w:t>
      </w:r>
    </w:p>
    <w:p w:rsidR="0006590A" w:rsidRDefault="0006590A">
      <w:pPr>
        <w:autoSpaceDE w:val="0"/>
        <w:autoSpaceDN w:val="0"/>
        <w:adjustRightInd w:val="0"/>
        <w:rPr>
          <w:b/>
          <w:bCs/>
          <w:i/>
          <w:iCs/>
          <w:color w:val="0000FF"/>
          <w:sz w:val="28"/>
          <w:szCs w:val="28"/>
        </w:rPr>
      </w:pPr>
      <w:r>
        <w:rPr>
          <w:b/>
          <w:bCs/>
          <w:i/>
          <w:iCs/>
          <w:color w:val="0000FF"/>
          <w:sz w:val="28"/>
          <w:szCs w:val="28"/>
        </w:rPr>
        <w:t>5. Biochemie</w:t>
      </w:r>
    </w:p>
    <w:p w:rsidR="0006590A" w:rsidRDefault="0006590A">
      <w:pPr>
        <w:autoSpaceDE w:val="0"/>
        <w:autoSpaceDN w:val="0"/>
        <w:adjustRightInd w:val="0"/>
        <w:rPr>
          <w:b/>
          <w:bCs/>
        </w:rPr>
      </w:pPr>
    </w:p>
    <w:p w:rsidR="0006590A" w:rsidRDefault="0006590A">
      <w:pPr>
        <w:autoSpaceDE w:val="0"/>
        <w:autoSpaceDN w:val="0"/>
        <w:adjustRightInd w:val="0"/>
        <w:rPr>
          <w:b/>
          <w:bCs/>
        </w:rPr>
      </w:pPr>
      <w:r>
        <w:rPr>
          <w:b/>
          <w:bCs/>
        </w:rPr>
        <w:t>Žák:</w:t>
      </w:r>
    </w:p>
    <w:p w:rsidR="0006590A" w:rsidRDefault="0006590A">
      <w:pPr>
        <w:autoSpaceDE w:val="0"/>
        <w:autoSpaceDN w:val="0"/>
        <w:adjustRightInd w:val="0"/>
        <w:rPr>
          <w:i/>
          <w:iCs/>
        </w:rPr>
      </w:pPr>
      <w:r>
        <w:t xml:space="preserve">− </w:t>
      </w:r>
      <w:r>
        <w:rPr>
          <w:i/>
          <w:iCs/>
        </w:rPr>
        <w:t>charakterizuje biogenní prvky a jejich sloučeniny;</w:t>
      </w:r>
    </w:p>
    <w:p w:rsidR="0006590A" w:rsidRDefault="0006590A">
      <w:pPr>
        <w:autoSpaceDE w:val="0"/>
        <w:autoSpaceDN w:val="0"/>
        <w:adjustRightInd w:val="0"/>
        <w:rPr>
          <w:i/>
          <w:iCs/>
        </w:rPr>
      </w:pPr>
      <w:r>
        <w:t xml:space="preserve">− </w:t>
      </w:r>
      <w:r>
        <w:rPr>
          <w:i/>
          <w:iCs/>
        </w:rPr>
        <w:t>uvede složení, výskyt a funkce nejdůležitějších přírodních látek;</w:t>
      </w:r>
    </w:p>
    <w:p w:rsidR="0006590A" w:rsidRDefault="0006590A">
      <w:pPr>
        <w:autoSpaceDE w:val="0"/>
        <w:autoSpaceDN w:val="0"/>
        <w:adjustRightInd w:val="0"/>
        <w:rPr>
          <w:i/>
          <w:iCs/>
        </w:rPr>
      </w:pPr>
      <w:r>
        <w:t xml:space="preserve">− </w:t>
      </w:r>
      <w:r>
        <w:rPr>
          <w:i/>
          <w:iCs/>
        </w:rPr>
        <w:t>objasní význam DNA a RNA v organismu;</w:t>
      </w:r>
    </w:p>
    <w:p w:rsidR="0006590A" w:rsidRDefault="0006590A">
      <w:pPr>
        <w:autoSpaceDE w:val="0"/>
        <w:autoSpaceDN w:val="0"/>
        <w:adjustRightInd w:val="0"/>
        <w:rPr>
          <w:i/>
          <w:iCs/>
        </w:rPr>
      </w:pPr>
      <w:r>
        <w:t xml:space="preserve">− </w:t>
      </w:r>
      <w:r>
        <w:rPr>
          <w:i/>
          <w:iCs/>
        </w:rPr>
        <w:t>vysvětlí význam vitaminů</w:t>
      </w:r>
      <w:r>
        <w:t xml:space="preserve"> </w:t>
      </w:r>
      <w:r>
        <w:rPr>
          <w:i/>
          <w:iCs/>
        </w:rPr>
        <w:t>pro lidský organismus a uvede jejich přírodní zdroje;</w:t>
      </w:r>
    </w:p>
    <w:p w:rsidR="0006590A" w:rsidRDefault="0006590A">
      <w:pPr>
        <w:autoSpaceDE w:val="0"/>
        <w:autoSpaceDN w:val="0"/>
        <w:adjustRightInd w:val="0"/>
        <w:rPr>
          <w:i/>
          <w:iCs/>
        </w:rPr>
      </w:pPr>
      <w:r>
        <w:t xml:space="preserve">− </w:t>
      </w:r>
      <w:r>
        <w:rPr>
          <w:i/>
          <w:iCs/>
        </w:rPr>
        <w:t>popíše reakce: polymerace, polykondenzace, polyadice.</w:t>
      </w:r>
    </w:p>
    <w:p w:rsidR="0006590A" w:rsidRDefault="0006590A">
      <w:pPr>
        <w:autoSpaceDE w:val="0"/>
        <w:autoSpaceDN w:val="0"/>
        <w:adjustRightInd w:val="0"/>
        <w:rPr>
          <w:b/>
          <w:bCs/>
        </w:rPr>
      </w:pPr>
    </w:p>
    <w:p w:rsidR="0006590A" w:rsidRDefault="0006590A">
      <w:pPr>
        <w:autoSpaceDE w:val="0"/>
        <w:autoSpaceDN w:val="0"/>
        <w:adjustRightInd w:val="0"/>
        <w:rPr>
          <w:b/>
          <w:bCs/>
        </w:rPr>
      </w:pPr>
      <w:r>
        <w:rPr>
          <w:b/>
          <w:bCs/>
        </w:rPr>
        <w:t>Učivo:</w:t>
      </w:r>
    </w:p>
    <w:p w:rsidR="0006590A" w:rsidRDefault="0006590A">
      <w:pPr>
        <w:autoSpaceDE w:val="0"/>
        <w:autoSpaceDN w:val="0"/>
        <w:adjustRightInd w:val="0"/>
      </w:pPr>
      <w:r>
        <w:t>5.1  Chemické složení živých organismů</w:t>
      </w:r>
    </w:p>
    <w:p w:rsidR="0006590A" w:rsidRDefault="0006590A">
      <w:pPr>
        <w:autoSpaceDE w:val="0"/>
        <w:autoSpaceDN w:val="0"/>
        <w:adjustRightInd w:val="0"/>
      </w:pPr>
      <w:r>
        <w:t>5.2  Přírodní látky – bílkoviny, sacharidy, lipidy, nukleové kyseliny a biokatalyzátory</w:t>
      </w:r>
    </w:p>
    <w:p w:rsidR="0006590A" w:rsidRDefault="0006590A">
      <w:pPr>
        <w:autoSpaceDE w:val="0"/>
        <w:autoSpaceDN w:val="0"/>
        <w:adjustRightInd w:val="0"/>
      </w:pPr>
      <w:r>
        <w:t>5.3  Enzymy, vitamíny a hormony</w:t>
      </w:r>
    </w:p>
    <w:p w:rsidR="0006590A" w:rsidRDefault="0006590A">
      <w:pPr>
        <w:autoSpaceDE w:val="0"/>
        <w:autoSpaceDN w:val="0"/>
        <w:adjustRightInd w:val="0"/>
        <w:rPr>
          <w:sz w:val="20"/>
          <w:szCs w:val="20"/>
        </w:rPr>
      </w:pPr>
      <w:r>
        <w:t>5.4  Biochemické děje</w:t>
      </w:r>
    </w:p>
    <w:p w:rsidR="0006590A" w:rsidRDefault="0006590A"/>
    <w:p w:rsidR="0006590A" w:rsidRDefault="0006590A"/>
    <w:p w:rsidR="0006590A" w:rsidRDefault="0006590A">
      <w:pPr>
        <w:autoSpaceDE w:val="0"/>
        <w:autoSpaceDN w:val="0"/>
        <w:adjustRightInd w:val="0"/>
        <w:rPr>
          <w:b/>
          <w:bCs/>
          <w:color w:val="0000FF"/>
        </w:rPr>
      </w:pPr>
      <w:r>
        <w:rPr>
          <w:b/>
          <w:bCs/>
          <w:i/>
          <w:iCs/>
          <w:color w:val="0000FF"/>
          <w:sz w:val="28"/>
          <w:szCs w:val="28"/>
        </w:rPr>
        <w:t>6. Ochrana obyvatel za mimořádných událostí</w:t>
      </w:r>
    </w:p>
    <w:p w:rsidR="0006590A" w:rsidRDefault="0006590A">
      <w:pPr>
        <w:autoSpaceDE w:val="0"/>
        <w:autoSpaceDN w:val="0"/>
        <w:adjustRightInd w:val="0"/>
        <w:rPr>
          <w:b/>
          <w:bCs/>
        </w:rPr>
      </w:pPr>
      <w:r>
        <w:rPr>
          <w:b/>
          <w:bCs/>
        </w:rPr>
        <w:t>Žák:</w:t>
      </w:r>
    </w:p>
    <w:p w:rsidR="0006590A" w:rsidRDefault="0006590A">
      <w:pPr>
        <w:autoSpaceDE w:val="0"/>
        <w:autoSpaceDN w:val="0"/>
        <w:adjustRightInd w:val="0"/>
        <w:rPr>
          <w:i/>
          <w:iCs/>
        </w:rPr>
      </w:pPr>
      <w:r>
        <w:t xml:space="preserve">− </w:t>
      </w:r>
      <w:r>
        <w:rPr>
          <w:i/>
          <w:iCs/>
        </w:rPr>
        <w:t>charakterizuje rozdělení bojových chemických látek (BCHL)</w:t>
      </w:r>
    </w:p>
    <w:p w:rsidR="0006590A" w:rsidRDefault="0006590A">
      <w:pPr>
        <w:autoSpaceDE w:val="0"/>
        <w:autoSpaceDN w:val="0"/>
        <w:adjustRightInd w:val="0"/>
        <w:rPr>
          <w:i/>
          <w:iCs/>
        </w:rPr>
      </w:pPr>
      <w:r>
        <w:t xml:space="preserve">− </w:t>
      </w:r>
      <w:r>
        <w:rPr>
          <w:i/>
          <w:iCs/>
        </w:rPr>
        <w:t>popíše způsob ochranu proti BCHL</w:t>
      </w:r>
    </w:p>
    <w:p w:rsidR="0006590A" w:rsidRDefault="0006590A">
      <w:pPr>
        <w:autoSpaceDE w:val="0"/>
        <w:autoSpaceDN w:val="0"/>
        <w:adjustRightInd w:val="0"/>
        <w:rPr>
          <w:i/>
          <w:iCs/>
        </w:rPr>
      </w:pPr>
      <w:r>
        <w:t xml:space="preserve">− </w:t>
      </w:r>
      <w:r>
        <w:rPr>
          <w:i/>
          <w:iCs/>
        </w:rPr>
        <w:t xml:space="preserve">objasní význam Integrovaného záchranného systému obyvatelstva a popíše obecné zásady </w:t>
      </w:r>
    </w:p>
    <w:p w:rsidR="0006590A" w:rsidRDefault="0006590A">
      <w:pPr>
        <w:autoSpaceDE w:val="0"/>
        <w:autoSpaceDN w:val="0"/>
        <w:adjustRightInd w:val="0"/>
        <w:rPr>
          <w:i/>
          <w:iCs/>
        </w:rPr>
      </w:pPr>
      <w:r>
        <w:rPr>
          <w:i/>
          <w:iCs/>
        </w:rPr>
        <w:t xml:space="preserve">   při  jednotlivých ohrožení obyvatelstva</w:t>
      </w:r>
    </w:p>
    <w:p w:rsidR="0006590A" w:rsidRDefault="0006590A">
      <w:pPr>
        <w:autoSpaceDE w:val="0"/>
        <w:autoSpaceDN w:val="0"/>
        <w:adjustRightInd w:val="0"/>
      </w:pPr>
    </w:p>
    <w:p w:rsidR="0006590A" w:rsidRDefault="0006590A">
      <w:pPr>
        <w:autoSpaceDE w:val="0"/>
        <w:autoSpaceDN w:val="0"/>
        <w:adjustRightInd w:val="0"/>
        <w:rPr>
          <w:b/>
          <w:bCs/>
        </w:rPr>
      </w:pPr>
      <w:r>
        <w:rPr>
          <w:b/>
          <w:bCs/>
        </w:rPr>
        <w:t>Učivo:</w:t>
      </w:r>
    </w:p>
    <w:p w:rsidR="0006590A" w:rsidRDefault="0006590A">
      <w:pPr>
        <w:autoSpaceDE w:val="0"/>
        <w:autoSpaceDN w:val="0"/>
        <w:adjustRightInd w:val="0"/>
        <w:rPr>
          <w:b/>
          <w:bCs/>
        </w:rPr>
      </w:pPr>
      <w:r>
        <w:t>6.1 Bojové chemické látky</w:t>
      </w:r>
    </w:p>
    <w:p w:rsidR="0006590A" w:rsidRDefault="0006590A">
      <w:pPr>
        <w:autoSpaceDE w:val="0"/>
        <w:autoSpaceDN w:val="0"/>
        <w:adjustRightInd w:val="0"/>
      </w:pPr>
      <w:r>
        <w:t>6.2  Integrovaný záchranný systém obyvatelstva</w:t>
      </w:r>
    </w:p>
    <w:p w:rsidR="0006590A" w:rsidRDefault="0006590A"/>
    <w:p w:rsidR="0006590A" w:rsidRDefault="0006590A">
      <w:pPr>
        <w:autoSpaceDE w:val="0"/>
        <w:autoSpaceDN w:val="0"/>
        <w:adjustRightInd w:val="0"/>
        <w:rPr>
          <w:b/>
          <w:bCs/>
          <w:i/>
          <w:iCs/>
          <w:color w:val="0000FF"/>
          <w:sz w:val="28"/>
          <w:szCs w:val="28"/>
        </w:rPr>
      </w:pPr>
      <w:r>
        <w:rPr>
          <w:b/>
          <w:bCs/>
          <w:i/>
          <w:iCs/>
          <w:color w:val="0000FF"/>
          <w:sz w:val="28"/>
          <w:szCs w:val="28"/>
        </w:rPr>
        <w:t>7. Ekologie</w:t>
      </w:r>
    </w:p>
    <w:p w:rsidR="0006590A" w:rsidRDefault="0006590A">
      <w:pPr>
        <w:autoSpaceDE w:val="0"/>
        <w:autoSpaceDN w:val="0"/>
        <w:adjustRightInd w:val="0"/>
        <w:rPr>
          <w:rFonts w:ascii="Times-Bold" w:hAnsi="Times-Bold" w:cs="Times-Bold"/>
          <w:b/>
          <w:bCs/>
        </w:rPr>
      </w:pPr>
      <w:r>
        <w:rPr>
          <w:rFonts w:ascii="Times-Bold" w:hAnsi="Times-Bold" w:cs="Times-Bold"/>
          <w:b/>
          <w:bCs/>
        </w:rPr>
        <w:t>Žák:</w:t>
      </w:r>
    </w:p>
    <w:p w:rsidR="0006590A" w:rsidRDefault="0006590A">
      <w:pPr>
        <w:autoSpaceDE w:val="0"/>
        <w:autoSpaceDN w:val="0"/>
        <w:adjustRightInd w:val="0"/>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definuje a rozd</w:t>
      </w:r>
      <w:r>
        <w:rPr>
          <w:rFonts w:ascii="TTE2974228t00" w:hAnsi="TTE2974228t00" w:cs="TTE2974228t00"/>
        </w:rPr>
        <w:t>ě</w:t>
      </w:r>
      <w:r>
        <w:rPr>
          <w:rFonts w:ascii="Times-Italic" w:hAnsi="Times-Italic" w:cs="Times-Italic"/>
          <w:i/>
          <w:iCs/>
        </w:rPr>
        <w:t>lí ekologii na jednotlivé obory a vysvětlí základní ekologické pojmy;</w:t>
      </w:r>
    </w:p>
    <w:p w:rsidR="0006590A" w:rsidRDefault="0006590A">
      <w:pPr>
        <w:autoSpaceDE w:val="0"/>
        <w:autoSpaceDN w:val="0"/>
        <w:adjustRightInd w:val="0"/>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charakterizuje abiotické a biotické faktory prost</w:t>
      </w:r>
      <w:r>
        <w:rPr>
          <w:rFonts w:ascii="TTE2974228t00" w:hAnsi="TTE2974228t00" w:cs="TTE2974228t00"/>
          <w:i/>
          <w:iCs/>
        </w:rPr>
        <w:t>ř</w:t>
      </w:r>
      <w:r>
        <w:rPr>
          <w:rFonts w:ascii="Times-Italic" w:hAnsi="Times-Italic" w:cs="Times-Italic"/>
          <w:i/>
          <w:iCs/>
        </w:rPr>
        <w:t>edí;</w:t>
      </w:r>
    </w:p>
    <w:p w:rsidR="0006590A" w:rsidRDefault="0006590A">
      <w:pPr>
        <w:autoSpaceDE w:val="0"/>
        <w:autoSpaceDN w:val="0"/>
        <w:adjustRightInd w:val="0"/>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uvede vlastnosti populace, charakterizuje vztahy mezi populacemi;</w:t>
      </w:r>
    </w:p>
    <w:p w:rsidR="0006590A" w:rsidRDefault="0006590A">
      <w:pPr>
        <w:autoSpaceDE w:val="0"/>
        <w:autoSpaceDN w:val="0"/>
        <w:adjustRightInd w:val="0"/>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charakterizuje strukturu spole</w:t>
      </w:r>
      <w:r>
        <w:rPr>
          <w:rFonts w:ascii="TTE2974228t00" w:hAnsi="TTE2974228t00" w:cs="TTE2974228t00"/>
        </w:rPr>
        <w:t>č</w:t>
      </w:r>
      <w:r>
        <w:rPr>
          <w:rFonts w:ascii="Times-Italic" w:hAnsi="Times-Italic" w:cs="Times-Italic"/>
          <w:i/>
          <w:iCs/>
        </w:rPr>
        <w:t>enstva a vztahy mezi spole</w:t>
      </w:r>
      <w:r>
        <w:rPr>
          <w:rFonts w:ascii="TTE2974228t00" w:hAnsi="TTE2974228t00" w:cs="TTE2974228t00"/>
          <w:i/>
          <w:iCs/>
        </w:rPr>
        <w:t>č</w:t>
      </w:r>
      <w:r>
        <w:rPr>
          <w:rFonts w:ascii="Times-Italic" w:hAnsi="Times-Italic" w:cs="Times-Italic"/>
          <w:i/>
          <w:iCs/>
        </w:rPr>
        <w:t>enstvy;</w:t>
      </w:r>
    </w:p>
    <w:p w:rsidR="0006590A" w:rsidRDefault="0006590A">
      <w:pPr>
        <w:autoSpaceDE w:val="0"/>
        <w:autoSpaceDN w:val="0"/>
        <w:adjustRightInd w:val="0"/>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vyjmenuje a popíše jednotlivé biomy a vegeta</w:t>
      </w:r>
      <w:r>
        <w:rPr>
          <w:rFonts w:ascii="TTE2974228t00" w:hAnsi="TTE2974228t00" w:cs="TTE2974228t00"/>
        </w:rPr>
        <w:t>č</w:t>
      </w:r>
      <w:r>
        <w:rPr>
          <w:rFonts w:ascii="Times-Italic" w:hAnsi="Times-Italic" w:cs="Times-Italic"/>
          <w:i/>
          <w:iCs/>
        </w:rPr>
        <w:t>ní zóny;</w:t>
      </w:r>
    </w:p>
    <w:p w:rsidR="0006590A" w:rsidRDefault="0006590A">
      <w:pPr>
        <w:autoSpaceDE w:val="0"/>
        <w:autoSpaceDN w:val="0"/>
        <w:adjustRightInd w:val="0"/>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definuje pojem ekosystém, rozd</w:t>
      </w:r>
      <w:r>
        <w:rPr>
          <w:rFonts w:ascii="TTE2974228t00" w:hAnsi="TTE2974228t00" w:cs="TTE2974228t00"/>
        </w:rPr>
        <w:t>ě</w:t>
      </w:r>
      <w:r>
        <w:rPr>
          <w:rFonts w:ascii="Times-Italic" w:hAnsi="Times-Italic" w:cs="Times-Italic"/>
          <w:i/>
          <w:iCs/>
        </w:rPr>
        <w:t>lí jej na jednotlivé typy;</w:t>
      </w:r>
    </w:p>
    <w:p w:rsidR="0006590A" w:rsidRDefault="0006590A">
      <w:pPr>
        <w:autoSpaceDE w:val="0"/>
        <w:autoSpaceDN w:val="0"/>
        <w:adjustRightInd w:val="0"/>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vysv</w:t>
      </w:r>
      <w:r>
        <w:rPr>
          <w:rFonts w:ascii="TTE2974228t00" w:hAnsi="TTE2974228t00" w:cs="TTE2974228t00"/>
        </w:rPr>
        <w:t>ě</w:t>
      </w:r>
      <w:r>
        <w:rPr>
          <w:rFonts w:ascii="Times-Italic" w:hAnsi="Times-Italic" w:cs="Times-Italic"/>
          <w:i/>
          <w:iCs/>
        </w:rPr>
        <w:t>tlí potravní vztahy v přírodě</w:t>
      </w:r>
      <w:r>
        <w:rPr>
          <w:rFonts w:ascii="TTE2974228t00" w:hAnsi="TTE2974228t00" w:cs="TTE2974228t00"/>
        </w:rPr>
        <w:t xml:space="preserve"> </w:t>
      </w:r>
      <w:r>
        <w:rPr>
          <w:rFonts w:ascii="Times-Italic" w:hAnsi="Times-Italic" w:cs="Times-Italic"/>
          <w:i/>
          <w:iCs/>
        </w:rPr>
        <w:t>a uvede p</w:t>
      </w:r>
      <w:r>
        <w:rPr>
          <w:rFonts w:ascii="TTE2974228t00" w:hAnsi="TTE2974228t00" w:cs="TTE2974228t00"/>
        </w:rPr>
        <w:t>ř</w:t>
      </w:r>
      <w:r>
        <w:rPr>
          <w:rFonts w:ascii="Times-Italic" w:hAnsi="Times-Italic" w:cs="Times-Italic"/>
          <w:i/>
          <w:iCs/>
        </w:rPr>
        <w:t>íklady;</w:t>
      </w:r>
    </w:p>
    <w:p w:rsidR="0006590A" w:rsidRDefault="0006590A">
      <w:pPr>
        <w:autoSpaceDE w:val="0"/>
        <w:autoSpaceDN w:val="0"/>
        <w:adjustRightInd w:val="0"/>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vysv</w:t>
      </w:r>
      <w:r>
        <w:rPr>
          <w:rFonts w:ascii="TTE2974228t00" w:hAnsi="TTE2974228t00" w:cs="TTE2974228t00"/>
        </w:rPr>
        <w:t>ě</w:t>
      </w:r>
      <w:r>
        <w:rPr>
          <w:rFonts w:ascii="Times-Italic" w:hAnsi="Times-Italic" w:cs="Times-Italic"/>
          <w:i/>
          <w:iCs/>
        </w:rPr>
        <w:t>tlí podstatu oběhu látek v p</w:t>
      </w:r>
      <w:r>
        <w:rPr>
          <w:rFonts w:ascii="TTE2974228t00" w:hAnsi="TTE2974228t00" w:cs="TTE2974228t00"/>
        </w:rPr>
        <w:t>ř</w:t>
      </w:r>
      <w:r>
        <w:rPr>
          <w:rFonts w:ascii="Times-Italic" w:hAnsi="Times-Italic" w:cs="Times-Italic"/>
          <w:i/>
          <w:iCs/>
        </w:rPr>
        <w:t>írod</w:t>
      </w:r>
      <w:r>
        <w:rPr>
          <w:rFonts w:ascii="TTE2974228t00" w:hAnsi="TTE2974228t00" w:cs="TTE2974228t00"/>
        </w:rPr>
        <w:t>ě</w:t>
      </w:r>
      <w:r>
        <w:rPr>
          <w:rFonts w:ascii="Times-Italic" w:hAnsi="Times-Italic" w:cs="Times-Italic"/>
          <w:i/>
          <w:iCs/>
        </w:rPr>
        <w:t>.</w:t>
      </w:r>
    </w:p>
    <w:p w:rsidR="0006590A" w:rsidRDefault="0006590A">
      <w:pPr>
        <w:autoSpaceDE w:val="0"/>
        <w:autoSpaceDN w:val="0"/>
        <w:adjustRightInd w:val="0"/>
        <w:rPr>
          <w:rFonts w:ascii="Times-Bold" w:hAnsi="Times-Bold" w:cs="Times-Bold"/>
          <w:b/>
          <w:bCs/>
        </w:rPr>
      </w:pPr>
    </w:p>
    <w:p w:rsidR="0006590A" w:rsidRDefault="0006590A">
      <w:pPr>
        <w:autoSpaceDE w:val="0"/>
        <w:autoSpaceDN w:val="0"/>
        <w:adjustRightInd w:val="0"/>
        <w:rPr>
          <w:rFonts w:ascii="Times-Bold" w:hAnsi="Times-Bold" w:cs="Times-Bold"/>
          <w:b/>
          <w:bCs/>
        </w:rPr>
      </w:pPr>
      <w:r>
        <w:rPr>
          <w:rFonts w:ascii="Times-Bold" w:hAnsi="Times-Bold" w:cs="Times-Bold"/>
          <w:b/>
          <w:bCs/>
        </w:rPr>
        <w:t>U</w:t>
      </w:r>
      <w:r>
        <w:rPr>
          <w:rFonts w:ascii="TTE2974808t00" w:hAnsi="TTE2974808t00" w:cs="TTE2974808t00"/>
          <w:b/>
          <w:bCs/>
        </w:rPr>
        <w:t>č</w:t>
      </w:r>
      <w:r>
        <w:rPr>
          <w:rFonts w:ascii="Times-Bold" w:hAnsi="Times-Bold" w:cs="Times-Bold"/>
          <w:b/>
          <w:bCs/>
        </w:rPr>
        <w:t>ivo:</w:t>
      </w:r>
    </w:p>
    <w:p w:rsidR="0006590A" w:rsidRDefault="0006590A">
      <w:pPr>
        <w:autoSpaceDE w:val="0"/>
        <w:autoSpaceDN w:val="0"/>
        <w:adjustRightInd w:val="0"/>
        <w:rPr>
          <w:rFonts w:ascii="Times-Roman" w:hAnsi="Times-Roman" w:cs="Times-Roman"/>
        </w:rPr>
      </w:pPr>
      <w:r>
        <w:rPr>
          <w:rFonts w:ascii="Times-Roman" w:hAnsi="Times-Roman" w:cs="Times-Roman"/>
        </w:rPr>
        <w:t>5.1 Ekologie jako v</w:t>
      </w:r>
      <w:r>
        <w:rPr>
          <w:rFonts w:ascii="TTE29714C8t00" w:hAnsi="TTE29714C8t00" w:cs="TTE29714C8t00"/>
        </w:rPr>
        <w:t>ě</w:t>
      </w:r>
      <w:r>
        <w:rPr>
          <w:rFonts w:ascii="Times-Roman" w:hAnsi="Times-Roman" w:cs="Times-Roman"/>
        </w:rPr>
        <w:t>da, rozd</w:t>
      </w:r>
      <w:r>
        <w:rPr>
          <w:rFonts w:ascii="TTE29714C8t00" w:hAnsi="TTE29714C8t00" w:cs="TTE29714C8t00"/>
        </w:rPr>
        <w:t>ě</w:t>
      </w:r>
      <w:r>
        <w:rPr>
          <w:rFonts w:ascii="Times-Roman" w:hAnsi="Times-Roman" w:cs="Times-Roman"/>
        </w:rPr>
        <w:t>lení ekologie, základní ekologické pojmy</w:t>
      </w:r>
    </w:p>
    <w:p w:rsidR="0006590A" w:rsidRDefault="0006590A">
      <w:pPr>
        <w:autoSpaceDE w:val="0"/>
        <w:autoSpaceDN w:val="0"/>
        <w:adjustRightInd w:val="0"/>
        <w:rPr>
          <w:rFonts w:ascii="Times-Roman" w:hAnsi="Times-Roman" w:cs="Times-Roman"/>
        </w:rPr>
      </w:pPr>
      <w:r>
        <w:rPr>
          <w:rFonts w:ascii="Times-Roman" w:hAnsi="Times-Roman" w:cs="Times-Roman"/>
        </w:rPr>
        <w:t>5.2 Abiotické faktory prostředí (slune</w:t>
      </w:r>
      <w:r>
        <w:rPr>
          <w:rFonts w:ascii="TTE29714C8t00" w:hAnsi="TTE29714C8t00" w:cs="TTE29714C8t00"/>
        </w:rPr>
        <w:t>č</w:t>
      </w:r>
      <w:r>
        <w:rPr>
          <w:rFonts w:ascii="Times-Roman" w:hAnsi="Times-Roman" w:cs="Times-Roman"/>
        </w:rPr>
        <w:t>ní zá</w:t>
      </w:r>
      <w:r>
        <w:rPr>
          <w:rFonts w:ascii="TTE29714C8t00" w:hAnsi="TTE29714C8t00" w:cs="TTE29714C8t00"/>
        </w:rPr>
        <w:t>ř</w:t>
      </w:r>
      <w:r>
        <w:rPr>
          <w:rFonts w:ascii="Times-Roman" w:hAnsi="Times-Roman" w:cs="Times-Roman"/>
        </w:rPr>
        <w:t>ení, teplo,vzduch, voda, p</w:t>
      </w:r>
      <w:r>
        <w:rPr>
          <w:rFonts w:ascii="TTE29714C8t00" w:hAnsi="TTE29714C8t00" w:cs="TTE29714C8t00"/>
        </w:rPr>
        <w:t>ů</w:t>
      </w:r>
      <w:r>
        <w:rPr>
          <w:rFonts w:ascii="Times-Roman" w:hAnsi="Times-Roman" w:cs="Times-Roman"/>
        </w:rPr>
        <w:t>da)</w:t>
      </w:r>
    </w:p>
    <w:p w:rsidR="0006590A" w:rsidRDefault="0006590A">
      <w:pPr>
        <w:autoSpaceDE w:val="0"/>
        <w:autoSpaceDN w:val="0"/>
        <w:adjustRightInd w:val="0"/>
        <w:rPr>
          <w:rFonts w:ascii="Times-Roman" w:hAnsi="Times-Roman" w:cs="Times-Roman"/>
        </w:rPr>
      </w:pPr>
      <w:r>
        <w:rPr>
          <w:rFonts w:ascii="Times-Roman" w:hAnsi="Times-Roman" w:cs="Times-Roman"/>
        </w:rPr>
        <w:t>5.3 Biotické faktory prost</w:t>
      </w:r>
      <w:r>
        <w:rPr>
          <w:rFonts w:ascii="TTE29714C8t00" w:hAnsi="TTE29714C8t00" w:cs="TTE29714C8t00"/>
        </w:rPr>
        <w:t>ř</w:t>
      </w:r>
      <w:r>
        <w:rPr>
          <w:rFonts w:ascii="Times-Roman" w:hAnsi="Times-Roman" w:cs="Times-Roman"/>
        </w:rPr>
        <w:t>edí (populace, spole</w:t>
      </w:r>
      <w:r>
        <w:rPr>
          <w:rFonts w:ascii="TTE29714C8t00" w:hAnsi="TTE29714C8t00" w:cs="TTE29714C8t00"/>
        </w:rPr>
        <w:t>č</w:t>
      </w:r>
      <w:r>
        <w:rPr>
          <w:rFonts w:ascii="Times-Roman" w:hAnsi="Times-Roman" w:cs="Times-Roman"/>
        </w:rPr>
        <w:t>enstva)</w:t>
      </w:r>
    </w:p>
    <w:p w:rsidR="0006590A" w:rsidRDefault="0006590A">
      <w:pPr>
        <w:autoSpaceDE w:val="0"/>
        <w:autoSpaceDN w:val="0"/>
        <w:adjustRightInd w:val="0"/>
        <w:rPr>
          <w:rFonts w:ascii="Times-Roman" w:hAnsi="Times-Roman" w:cs="Times-Roman"/>
        </w:rPr>
      </w:pPr>
      <w:r>
        <w:rPr>
          <w:rFonts w:ascii="Times-Roman" w:hAnsi="Times-Roman" w:cs="Times-Roman"/>
        </w:rPr>
        <w:t>5.4 Biomy a vegeta</w:t>
      </w:r>
      <w:r>
        <w:rPr>
          <w:rFonts w:ascii="TTE29714C8t00" w:hAnsi="TTE29714C8t00" w:cs="TTE29714C8t00"/>
        </w:rPr>
        <w:t>č</w:t>
      </w:r>
      <w:r>
        <w:rPr>
          <w:rFonts w:ascii="Times-Roman" w:hAnsi="Times-Roman" w:cs="Times-Roman"/>
        </w:rPr>
        <w:t>ní zóny</w:t>
      </w:r>
    </w:p>
    <w:p w:rsidR="0006590A" w:rsidRDefault="0006590A">
      <w:pPr>
        <w:autoSpaceDE w:val="0"/>
        <w:autoSpaceDN w:val="0"/>
        <w:adjustRightInd w:val="0"/>
        <w:rPr>
          <w:rFonts w:ascii="Times-Roman" w:hAnsi="Times-Roman" w:cs="Times-Roman"/>
        </w:rPr>
      </w:pPr>
      <w:r>
        <w:rPr>
          <w:rFonts w:ascii="Times-Roman" w:hAnsi="Times-Roman" w:cs="Times-Roman"/>
        </w:rPr>
        <w:t>5.5 Typy ekosystému, stavba a funkce ekosystému</w:t>
      </w:r>
    </w:p>
    <w:p w:rsidR="0006590A" w:rsidRDefault="0006590A">
      <w:pPr>
        <w:autoSpaceDE w:val="0"/>
        <w:autoSpaceDN w:val="0"/>
        <w:adjustRightInd w:val="0"/>
        <w:rPr>
          <w:rFonts w:ascii="Times-Roman" w:hAnsi="Times-Roman" w:cs="Times-Roman"/>
        </w:rPr>
      </w:pPr>
      <w:r>
        <w:rPr>
          <w:rFonts w:ascii="Times-Roman" w:hAnsi="Times-Roman" w:cs="Times-Roman"/>
        </w:rPr>
        <w:t xml:space="preserve">5.6 Potravní </w:t>
      </w:r>
      <w:r>
        <w:rPr>
          <w:rFonts w:ascii="TTE29714C8t00" w:hAnsi="TTE29714C8t00" w:cs="TTE29714C8t00"/>
        </w:rPr>
        <w:t>ř</w:t>
      </w:r>
      <w:r>
        <w:rPr>
          <w:rFonts w:ascii="Times-Roman" w:hAnsi="Times-Roman" w:cs="Times-Roman"/>
        </w:rPr>
        <w:t>et</w:t>
      </w:r>
      <w:r>
        <w:rPr>
          <w:rFonts w:ascii="TTE29714C8t00" w:hAnsi="TTE29714C8t00" w:cs="TTE29714C8t00"/>
        </w:rPr>
        <w:t>ě</w:t>
      </w:r>
      <w:r>
        <w:rPr>
          <w:rFonts w:ascii="Times-Roman" w:hAnsi="Times-Roman" w:cs="Times-Roman"/>
        </w:rPr>
        <w:t>zce, potravní pyramida</w:t>
      </w:r>
    </w:p>
    <w:p w:rsidR="0006590A" w:rsidRDefault="0006590A">
      <w:pPr>
        <w:autoSpaceDE w:val="0"/>
        <w:autoSpaceDN w:val="0"/>
        <w:adjustRightInd w:val="0"/>
        <w:rPr>
          <w:rFonts w:ascii="Times-Roman" w:hAnsi="Times-Roman" w:cs="Times-Roman"/>
        </w:rPr>
      </w:pPr>
      <w:r>
        <w:rPr>
          <w:rFonts w:ascii="Times-Roman" w:hAnsi="Times-Roman" w:cs="Times-Roman"/>
        </w:rPr>
        <w:t>5.7 Tok látek – biochemické cykly</w:t>
      </w:r>
    </w:p>
    <w:p w:rsidR="0006590A" w:rsidRDefault="0006590A">
      <w:pPr>
        <w:pStyle w:val="Normln1"/>
      </w:pPr>
      <w:r>
        <w:br w:type="page"/>
      </w:r>
    </w:p>
    <w:p w:rsidR="0006590A" w:rsidRDefault="0006590A">
      <w:r>
        <w:t>___________________________________________________________________________</w:t>
      </w:r>
    </w:p>
    <w:p w:rsidR="0006590A" w:rsidRDefault="0006590A">
      <w:pPr>
        <w:autoSpaceDE w:val="0"/>
        <w:autoSpaceDN w:val="0"/>
        <w:adjustRightInd w:val="0"/>
        <w:rPr>
          <w:b/>
          <w:bCs/>
          <w:i/>
          <w:iCs/>
          <w:color w:val="0000FF"/>
          <w:sz w:val="28"/>
          <w:szCs w:val="28"/>
        </w:rPr>
      </w:pPr>
      <w:r>
        <w:rPr>
          <w:b/>
          <w:bCs/>
          <w:i/>
          <w:iCs/>
          <w:color w:val="0000FF"/>
          <w:sz w:val="28"/>
          <w:szCs w:val="28"/>
        </w:rPr>
        <w:t>8. Člověk a životní prostředí</w:t>
      </w:r>
    </w:p>
    <w:p w:rsidR="0006590A" w:rsidRDefault="0006590A">
      <w:pPr>
        <w:autoSpaceDE w:val="0"/>
        <w:autoSpaceDN w:val="0"/>
        <w:adjustRightInd w:val="0"/>
        <w:rPr>
          <w:rFonts w:ascii="Times-Bold" w:hAnsi="Times-Bold" w:cs="Times-Bold"/>
          <w:b/>
          <w:bCs/>
        </w:rPr>
      </w:pPr>
      <w:r>
        <w:rPr>
          <w:rFonts w:ascii="Times-Bold" w:hAnsi="Times-Bold" w:cs="Times-Bold"/>
          <w:b/>
          <w:bCs/>
        </w:rPr>
        <w:t>Žák:</w:t>
      </w:r>
    </w:p>
    <w:p w:rsidR="0006590A" w:rsidRDefault="0006590A">
      <w:pPr>
        <w:autoSpaceDE w:val="0"/>
        <w:autoSpaceDN w:val="0"/>
        <w:adjustRightInd w:val="0"/>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má p</w:t>
      </w:r>
      <w:r>
        <w:rPr>
          <w:rFonts w:ascii="TTE2974228t00" w:hAnsi="TTE2974228t00" w:cs="TTE2974228t00"/>
        </w:rPr>
        <w:t>ř</w:t>
      </w:r>
      <w:r>
        <w:rPr>
          <w:rFonts w:ascii="Times-Italic" w:hAnsi="Times-Italic" w:cs="Times-Italic"/>
          <w:i/>
          <w:iCs/>
        </w:rPr>
        <w:t>ehled o vzájemném ovliv</w:t>
      </w:r>
      <w:r>
        <w:rPr>
          <w:rFonts w:ascii="TTE2974228t00" w:hAnsi="TTE2974228t00" w:cs="TTE2974228t00"/>
        </w:rPr>
        <w:t>ň</w:t>
      </w:r>
      <w:r>
        <w:rPr>
          <w:rFonts w:ascii="Times-Italic" w:hAnsi="Times-Italic" w:cs="Times-Italic"/>
          <w:i/>
          <w:iCs/>
        </w:rPr>
        <w:t xml:space="preserve">ování </w:t>
      </w:r>
      <w:r>
        <w:rPr>
          <w:rFonts w:ascii="TTE2974228t00" w:hAnsi="TTE2974228t00" w:cs="TTE2974228t00"/>
          <w:i/>
          <w:iCs/>
        </w:rPr>
        <w:t>č</w:t>
      </w:r>
      <w:r>
        <w:rPr>
          <w:rFonts w:ascii="Times-Italic" w:hAnsi="Times-Italic" w:cs="Times-Italic"/>
          <w:i/>
          <w:iCs/>
        </w:rPr>
        <w:t>lov</w:t>
      </w:r>
      <w:r>
        <w:rPr>
          <w:rFonts w:ascii="TTE2974228t00" w:hAnsi="TTE2974228t00" w:cs="TTE2974228t00"/>
          <w:i/>
          <w:iCs/>
        </w:rPr>
        <w:t>ě</w:t>
      </w:r>
      <w:r>
        <w:rPr>
          <w:rFonts w:ascii="Times-Italic" w:hAnsi="Times-Italic" w:cs="Times-Italic"/>
          <w:i/>
          <w:iCs/>
        </w:rPr>
        <w:t>ka a přírody;</w:t>
      </w:r>
    </w:p>
    <w:p w:rsidR="0006590A" w:rsidRDefault="0006590A">
      <w:pPr>
        <w:autoSpaceDE w:val="0"/>
        <w:autoSpaceDN w:val="0"/>
        <w:adjustRightInd w:val="0"/>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 xml:space="preserve">hodnotí vliv různých </w:t>
      </w:r>
      <w:r>
        <w:rPr>
          <w:rFonts w:ascii="TTE2974228t00" w:hAnsi="TTE2974228t00" w:cs="TTE2974228t00"/>
        </w:rPr>
        <w:t>č</w:t>
      </w:r>
      <w:r>
        <w:rPr>
          <w:rFonts w:ascii="Times-Italic" w:hAnsi="Times-Italic" w:cs="Times-Italic"/>
          <w:i/>
          <w:iCs/>
        </w:rPr>
        <w:t xml:space="preserve">inností </w:t>
      </w:r>
      <w:r>
        <w:rPr>
          <w:rFonts w:ascii="TTE2974228t00" w:hAnsi="TTE2974228t00" w:cs="TTE2974228t00"/>
        </w:rPr>
        <w:t>č</w:t>
      </w:r>
      <w:r>
        <w:rPr>
          <w:rFonts w:ascii="Times-Italic" w:hAnsi="Times-Italic" w:cs="Times-Italic"/>
          <w:i/>
          <w:iCs/>
        </w:rPr>
        <w:t>lov</w:t>
      </w:r>
      <w:r>
        <w:rPr>
          <w:rFonts w:ascii="TTE2974228t00" w:hAnsi="TTE2974228t00" w:cs="TTE2974228t00"/>
        </w:rPr>
        <w:t>ě</w:t>
      </w:r>
      <w:r>
        <w:rPr>
          <w:rFonts w:ascii="Times-Italic" w:hAnsi="Times-Italic" w:cs="Times-Italic"/>
          <w:i/>
          <w:iCs/>
        </w:rPr>
        <w:t>ka na jednotlivé složky životního prost</w:t>
      </w:r>
      <w:r>
        <w:rPr>
          <w:rFonts w:ascii="TTE2974228t00" w:hAnsi="TTE2974228t00" w:cs="TTE2974228t00"/>
        </w:rPr>
        <w:t>ř</w:t>
      </w:r>
      <w:r>
        <w:rPr>
          <w:rFonts w:ascii="Times-Italic" w:hAnsi="Times-Italic" w:cs="Times-Italic"/>
          <w:i/>
          <w:iCs/>
        </w:rPr>
        <w:t>edí;</w:t>
      </w:r>
    </w:p>
    <w:p w:rsidR="0006590A" w:rsidRDefault="0006590A">
      <w:pPr>
        <w:autoSpaceDE w:val="0"/>
        <w:autoSpaceDN w:val="0"/>
        <w:adjustRightInd w:val="0"/>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 xml:space="preserve">charakterizuje přírodní zdroje energie a surovin, dokáže posoudit vliv </w:t>
      </w:r>
      <w:r>
        <w:rPr>
          <w:rFonts w:ascii="TTE2974228t00" w:hAnsi="TTE2974228t00" w:cs="TTE2974228t00"/>
          <w:i/>
          <w:iCs/>
        </w:rPr>
        <w:t>č</w:t>
      </w:r>
      <w:r>
        <w:rPr>
          <w:rFonts w:ascii="Times-Italic" w:hAnsi="Times-Italic" w:cs="Times-Italic"/>
          <w:i/>
          <w:iCs/>
        </w:rPr>
        <w:t>lov</w:t>
      </w:r>
      <w:r>
        <w:rPr>
          <w:rFonts w:ascii="TTE2974228t00" w:hAnsi="TTE2974228t00" w:cs="TTE2974228t00"/>
        </w:rPr>
        <w:t>ě</w:t>
      </w:r>
      <w:r>
        <w:rPr>
          <w:rFonts w:ascii="Times-Italic" w:hAnsi="Times-Italic" w:cs="Times-Italic"/>
          <w:i/>
          <w:iCs/>
        </w:rPr>
        <w:t xml:space="preserve">ka na prostředí  </w:t>
      </w:r>
    </w:p>
    <w:p w:rsidR="0006590A" w:rsidRDefault="0006590A">
      <w:pPr>
        <w:autoSpaceDE w:val="0"/>
        <w:autoSpaceDN w:val="0"/>
        <w:adjustRightInd w:val="0"/>
        <w:rPr>
          <w:rFonts w:ascii="Times-Italic" w:hAnsi="Times-Italic" w:cs="Times-Italic"/>
          <w:i/>
          <w:iCs/>
        </w:rPr>
      </w:pPr>
      <w:r>
        <w:rPr>
          <w:rFonts w:ascii="Times-Italic" w:hAnsi="Times-Italic" w:cs="Times-Italic"/>
          <w:i/>
          <w:iCs/>
        </w:rPr>
        <w:t xml:space="preserve">    jejich využíváním;</w:t>
      </w:r>
    </w:p>
    <w:p w:rsidR="0006590A" w:rsidRDefault="0006590A">
      <w:pPr>
        <w:autoSpaceDE w:val="0"/>
        <w:autoSpaceDN w:val="0"/>
        <w:adjustRightInd w:val="0"/>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 xml:space="preserve">uvede </w:t>
      </w:r>
      <w:r>
        <w:rPr>
          <w:rFonts w:ascii="TTE2974228t00" w:hAnsi="TTE2974228t00" w:cs="TTE2974228t00"/>
          <w:i/>
          <w:iCs/>
        </w:rPr>
        <w:t>př</w:t>
      </w:r>
      <w:r>
        <w:rPr>
          <w:rFonts w:ascii="Times-Italic" w:hAnsi="Times-Italic" w:cs="Times-Italic"/>
          <w:i/>
          <w:iCs/>
        </w:rPr>
        <w:t>íklady globálních problémů</w:t>
      </w:r>
      <w:r>
        <w:rPr>
          <w:rFonts w:ascii="TTE2974228t00" w:hAnsi="TTE2974228t00" w:cs="TTE2974228t00"/>
        </w:rPr>
        <w:t xml:space="preserve"> </w:t>
      </w:r>
      <w:r>
        <w:rPr>
          <w:rFonts w:ascii="Times-Italic" w:hAnsi="Times-Italic" w:cs="Times-Italic"/>
          <w:i/>
          <w:iCs/>
        </w:rPr>
        <w:t xml:space="preserve">a možnosti jejich </w:t>
      </w:r>
      <w:r>
        <w:rPr>
          <w:rFonts w:ascii="TTE2974228t00" w:hAnsi="TTE2974228t00" w:cs="TTE2974228t00"/>
          <w:i/>
          <w:iCs/>
        </w:rPr>
        <w:t>ř</w:t>
      </w:r>
      <w:r>
        <w:rPr>
          <w:rFonts w:ascii="Times-Italic" w:hAnsi="Times-Italic" w:cs="Times-Italic"/>
          <w:i/>
          <w:iCs/>
        </w:rPr>
        <w:t>ešení;</w:t>
      </w:r>
    </w:p>
    <w:p w:rsidR="0006590A" w:rsidRDefault="0006590A">
      <w:pPr>
        <w:autoSpaceDE w:val="0"/>
        <w:autoSpaceDN w:val="0"/>
        <w:adjustRightInd w:val="0"/>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uvede základní zne</w:t>
      </w:r>
      <w:r>
        <w:rPr>
          <w:rFonts w:ascii="TTE2974228t00" w:hAnsi="TTE2974228t00" w:cs="TTE2974228t00"/>
        </w:rPr>
        <w:t>č</w:t>
      </w:r>
      <w:r>
        <w:rPr>
          <w:rFonts w:ascii="Times-Italic" w:hAnsi="Times-Italic" w:cs="Times-Italic"/>
          <w:i/>
          <w:iCs/>
        </w:rPr>
        <w:t>išťující látky v ovzduší, ve vod</w:t>
      </w:r>
      <w:r>
        <w:rPr>
          <w:rFonts w:ascii="TTE2974228t00" w:hAnsi="TTE2974228t00" w:cs="TTE2974228t00"/>
        </w:rPr>
        <w:t xml:space="preserve">ě </w:t>
      </w:r>
      <w:r>
        <w:rPr>
          <w:rFonts w:ascii="Times-Italic" w:hAnsi="Times-Italic" w:cs="Times-Italic"/>
          <w:i/>
          <w:iCs/>
        </w:rPr>
        <w:t>a v půd</w:t>
      </w:r>
      <w:r>
        <w:rPr>
          <w:rFonts w:ascii="TTE2974228t00" w:hAnsi="TTE2974228t00" w:cs="TTE2974228t00"/>
        </w:rPr>
        <w:t>ě</w:t>
      </w:r>
      <w:r>
        <w:rPr>
          <w:rFonts w:ascii="Times-Italic" w:hAnsi="Times-Italic" w:cs="Times-Italic"/>
          <w:i/>
          <w:iCs/>
        </w:rPr>
        <w:t>;</w:t>
      </w:r>
    </w:p>
    <w:p w:rsidR="0006590A" w:rsidRDefault="0006590A">
      <w:pPr>
        <w:autoSpaceDE w:val="0"/>
        <w:autoSpaceDN w:val="0"/>
        <w:adjustRightInd w:val="0"/>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má základní poznatky o vlivu prostředí na lidské zdraví.</w:t>
      </w:r>
    </w:p>
    <w:p w:rsidR="0006590A" w:rsidRDefault="0006590A">
      <w:pPr>
        <w:autoSpaceDE w:val="0"/>
        <w:autoSpaceDN w:val="0"/>
        <w:adjustRightInd w:val="0"/>
        <w:rPr>
          <w:rFonts w:ascii="Times-Bold" w:hAnsi="Times-Bold" w:cs="Times-Bold"/>
          <w:b/>
          <w:bCs/>
        </w:rPr>
      </w:pPr>
    </w:p>
    <w:p w:rsidR="0006590A" w:rsidRDefault="0006590A">
      <w:pPr>
        <w:autoSpaceDE w:val="0"/>
        <w:autoSpaceDN w:val="0"/>
        <w:adjustRightInd w:val="0"/>
        <w:rPr>
          <w:rFonts w:ascii="Times-Bold" w:hAnsi="Times-Bold" w:cs="Times-Bold"/>
          <w:b/>
          <w:bCs/>
        </w:rPr>
      </w:pPr>
      <w:r>
        <w:rPr>
          <w:rFonts w:ascii="Times-Bold" w:hAnsi="Times-Bold" w:cs="Times-Bold"/>
          <w:b/>
          <w:bCs/>
        </w:rPr>
        <w:t>U</w:t>
      </w:r>
      <w:r>
        <w:rPr>
          <w:rFonts w:ascii="TTE2974808t00" w:hAnsi="TTE2974808t00" w:cs="TTE2974808t00"/>
        </w:rPr>
        <w:t>č</w:t>
      </w:r>
      <w:r>
        <w:rPr>
          <w:rFonts w:ascii="Times-Bold" w:hAnsi="Times-Bold" w:cs="Times-Bold"/>
          <w:b/>
          <w:bCs/>
        </w:rPr>
        <w:t>ivo:</w:t>
      </w:r>
    </w:p>
    <w:p w:rsidR="0006590A" w:rsidRDefault="0006590A">
      <w:pPr>
        <w:autoSpaceDE w:val="0"/>
        <w:autoSpaceDN w:val="0"/>
        <w:adjustRightInd w:val="0"/>
        <w:rPr>
          <w:rFonts w:ascii="Times-Roman" w:hAnsi="Times-Roman" w:cs="Times-Roman"/>
        </w:rPr>
      </w:pPr>
      <w:r>
        <w:rPr>
          <w:rFonts w:ascii="Times-Roman" w:hAnsi="Times-Roman" w:cs="Times-Roman"/>
        </w:rPr>
        <w:t xml:space="preserve">6.1 Vzájemné vztahy </w:t>
      </w:r>
      <w:r>
        <w:rPr>
          <w:rFonts w:ascii="TTE29714C8t00" w:hAnsi="TTE29714C8t00" w:cs="TTE29714C8t00"/>
        </w:rPr>
        <w:t>č</w:t>
      </w:r>
      <w:r>
        <w:rPr>
          <w:rFonts w:ascii="Times-Roman" w:hAnsi="Times-Roman" w:cs="Times-Roman"/>
        </w:rPr>
        <w:t>lov</w:t>
      </w:r>
      <w:r>
        <w:rPr>
          <w:rFonts w:ascii="TTE29714C8t00" w:hAnsi="TTE29714C8t00" w:cs="TTE29714C8t00"/>
        </w:rPr>
        <w:t>ě</w:t>
      </w:r>
      <w:r>
        <w:rPr>
          <w:rFonts w:ascii="Times-Roman" w:hAnsi="Times-Roman" w:cs="Times-Roman"/>
        </w:rPr>
        <w:t>ka a životního prost</w:t>
      </w:r>
      <w:r>
        <w:rPr>
          <w:rFonts w:ascii="TTE29714C8t00" w:hAnsi="TTE29714C8t00" w:cs="TTE29714C8t00"/>
        </w:rPr>
        <w:t>ř</w:t>
      </w:r>
      <w:r>
        <w:rPr>
          <w:rFonts w:ascii="Times-Roman" w:hAnsi="Times-Roman" w:cs="Times-Roman"/>
        </w:rPr>
        <w:t>edí a jejich konflikt</w:t>
      </w:r>
    </w:p>
    <w:p w:rsidR="0006590A" w:rsidRDefault="0006590A">
      <w:pPr>
        <w:autoSpaceDE w:val="0"/>
        <w:autoSpaceDN w:val="0"/>
        <w:adjustRightInd w:val="0"/>
        <w:rPr>
          <w:rFonts w:ascii="Times-Roman" w:hAnsi="Times-Roman" w:cs="Times-Roman"/>
        </w:rPr>
      </w:pPr>
      <w:r>
        <w:rPr>
          <w:rFonts w:ascii="Times-Roman" w:hAnsi="Times-Roman" w:cs="Times-Roman"/>
        </w:rPr>
        <w:t>6.2 Historický vývoj vztah</w:t>
      </w:r>
      <w:r>
        <w:rPr>
          <w:rFonts w:ascii="TTE29714C8t00" w:hAnsi="TTE29714C8t00" w:cs="TTE29714C8t00"/>
        </w:rPr>
        <w:t>u č</w:t>
      </w:r>
      <w:r>
        <w:rPr>
          <w:rFonts w:ascii="Times-Roman" w:hAnsi="Times-Roman" w:cs="Times-Roman"/>
        </w:rPr>
        <w:t>lov</w:t>
      </w:r>
      <w:r>
        <w:rPr>
          <w:rFonts w:ascii="TTE29714C8t00" w:hAnsi="TTE29714C8t00" w:cs="TTE29714C8t00"/>
        </w:rPr>
        <w:t>ě</w:t>
      </w:r>
      <w:r>
        <w:rPr>
          <w:rFonts w:ascii="Times-Roman" w:hAnsi="Times-Roman" w:cs="Times-Roman"/>
        </w:rPr>
        <w:t>ka a prost</w:t>
      </w:r>
      <w:r>
        <w:rPr>
          <w:rFonts w:ascii="TTE29714C8t00" w:hAnsi="TTE29714C8t00" w:cs="TTE29714C8t00"/>
        </w:rPr>
        <w:t>ř</w:t>
      </w:r>
      <w:r>
        <w:rPr>
          <w:rFonts w:ascii="Times-Roman" w:hAnsi="Times-Roman" w:cs="Times-Roman"/>
        </w:rPr>
        <w:t>edí</w:t>
      </w:r>
    </w:p>
    <w:p w:rsidR="0006590A" w:rsidRDefault="0006590A">
      <w:pPr>
        <w:autoSpaceDE w:val="0"/>
        <w:autoSpaceDN w:val="0"/>
        <w:adjustRightInd w:val="0"/>
        <w:rPr>
          <w:rFonts w:ascii="Times-Roman" w:hAnsi="Times-Roman" w:cs="Times-Roman"/>
        </w:rPr>
      </w:pPr>
      <w:r>
        <w:rPr>
          <w:rFonts w:ascii="Times-Roman" w:hAnsi="Times-Roman" w:cs="Times-Roman"/>
        </w:rPr>
        <w:t>6.3 P</w:t>
      </w:r>
      <w:r>
        <w:rPr>
          <w:rFonts w:ascii="TTE29714C8t00" w:hAnsi="TTE29714C8t00" w:cs="TTE29714C8t00"/>
        </w:rPr>
        <w:t>ř</w:t>
      </w:r>
      <w:r>
        <w:rPr>
          <w:rFonts w:ascii="Times-Roman" w:hAnsi="Times-Roman" w:cs="Times-Roman"/>
        </w:rPr>
        <w:t>írodní zdroje energie a surovin</w:t>
      </w:r>
    </w:p>
    <w:p w:rsidR="0006590A" w:rsidRDefault="0006590A">
      <w:pPr>
        <w:autoSpaceDE w:val="0"/>
        <w:autoSpaceDN w:val="0"/>
        <w:adjustRightInd w:val="0"/>
        <w:rPr>
          <w:rFonts w:ascii="Times-Roman" w:hAnsi="Times-Roman" w:cs="Times-Roman"/>
        </w:rPr>
      </w:pPr>
      <w:r>
        <w:rPr>
          <w:rFonts w:ascii="Times-Roman" w:hAnsi="Times-Roman" w:cs="Times-Roman"/>
        </w:rPr>
        <w:t>6.4 Globální problémy životního prost</w:t>
      </w:r>
      <w:r>
        <w:rPr>
          <w:rFonts w:ascii="TTE29714C8t00" w:hAnsi="TTE29714C8t00" w:cs="TTE29714C8t00"/>
        </w:rPr>
        <w:t>ř</w:t>
      </w:r>
      <w:r>
        <w:rPr>
          <w:rFonts w:ascii="Times-Roman" w:hAnsi="Times-Roman" w:cs="Times-Roman"/>
        </w:rPr>
        <w:t xml:space="preserve">edí a jejich </w:t>
      </w:r>
      <w:r>
        <w:rPr>
          <w:rFonts w:ascii="TTE29714C8t00" w:hAnsi="TTE29714C8t00" w:cs="TTE29714C8t00"/>
        </w:rPr>
        <w:t>ř</w:t>
      </w:r>
      <w:r>
        <w:rPr>
          <w:rFonts w:ascii="Times-Roman" w:hAnsi="Times-Roman" w:cs="Times-Roman"/>
        </w:rPr>
        <w:t xml:space="preserve">ešení </w:t>
      </w:r>
    </w:p>
    <w:p w:rsidR="0006590A" w:rsidRDefault="0006590A">
      <w:pPr>
        <w:autoSpaceDE w:val="0"/>
        <w:autoSpaceDN w:val="0"/>
        <w:adjustRightInd w:val="0"/>
        <w:rPr>
          <w:rFonts w:ascii="Times-Roman" w:hAnsi="Times-Roman" w:cs="Times-Roman"/>
        </w:rPr>
      </w:pPr>
      <w:r>
        <w:rPr>
          <w:rFonts w:ascii="Times-Roman" w:hAnsi="Times-Roman" w:cs="Times-Roman"/>
        </w:rPr>
        <w:t xml:space="preserve">      (voda, ovzduší, p</w:t>
      </w:r>
      <w:r>
        <w:rPr>
          <w:rFonts w:ascii="TTE29714C8t00" w:hAnsi="TTE29714C8t00" w:cs="TTE29714C8t00"/>
        </w:rPr>
        <w:t>ů</w:t>
      </w:r>
      <w:r>
        <w:rPr>
          <w:rFonts w:ascii="Times-Roman" w:hAnsi="Times-Roman" w:cs="Times-Roman"/>
        </w:rPr>
        <w:t>da, r</w:t>
      </w:r>
      <w:r>
        <w:rPr>
          <w:rFonts w:ascii="TTE29714C8t00" w:hAnsi="TTE29714C8t00" w:cs="TTE29714C8t00"/>
        </w:rPr>
        <w:t>ů</w:t>
      </w:r>
      <w:r>
        <w:rPr>
          <w:rFonts w:ascii="Times-Roman" w:hAnsi="Times-Roman" w:cs="Times-Roman"/>
        </w:rPr>
        <w:t>st lidské populace, odpady)</w:t>
      </w:r>
    </w:p>
    <w:p w:rsidR="0006590A" w:rsidRDefault="0006590A">
      <w:pPr>
        <w:autoSpaceDE w:val="0"/>
        <w:autoSpaceDN w:val="0"/>
        <w:adjustRightInd w:val="0"/>
        <w:rPr>
          <w:rFonts w:ascii="Helvetica-BoldOblique" w:hAnsi="Helvetica-BoldOblique" w:cs="Helvetica-BoldOblique"/>
          <w:sz w:val="20"/>
          <w:szCs w:val="20"/>
        </w:rPr>
      </w:pPr>
      <w:r>
        <w:rPr>
          <w:rFonts w:ascii="Times-Roman" w:hAnsi="Times-Roman" w:cs="Times-Roman"/>
        </w:rPr>
        <w:t>6.5 Vliv prost</w:t>
      </w:r>
      <w:r>
        <w:rPr>
          <w:rFonts w:ascii="TTE29714C8t00" w:hAnsi="TTE29714C8t00" w:cs="TTE29714C8t00"/>
        </w:rPr>
        <w:t>ř</w:t>
      </w:r>
      <w:r>
        <w:rPr>
          <w:rFonts w:ascii="Times-Roman" w:hAnsi="Times-Roman" w:cs="Times-Roman"/>
        </w:rPr>
        <w:t>edí na lidské zdraví, ochrana zdraví</w:t>
      </w:r>
    </w:p>
    <w:p w:rsidR="0006590A" w:rsidRDefault="0006590A">
      <w:pPr>
        <w:autoSpaceDE w:val="0"/>
        <w:autoSpaceDN w:val="0"/>
        <w:adjustRightInd w:val="0"/>
      </w:pPr>
    </w:p>
    <w:p w:rsidR="0006590A" w:rsidRDefault="0006590A">
      <w:pPr>
        <w:autoSpaceDE w:val="0"/>
        <w:autoSpaceDN w:val="0"/>
        <w:adjustRightInd w:val="0"/>
        <w:rPr>
          <w:b/>
          <w:bCs/>
          <w:i/>
          <w:iCs/>
          <w:color w:val="0000FF"/>
          <w:sz w:val="28"/>
          <w:szCs w:val="28"/>
        </w:rPr>
      </w:pPr>
      <w:r>
        <w:rPr>
          <w:b/>
          <w:bCs/>
          <w:color w:val="0000FF"/>
          <w:sz w:val="28"/>
          <w:szCs w:val="28"/>
        </w:rPr>
        <w:t>9</w:t>
      </w:r>
      <w:r>
        <w:rPr>
          <w:b/>
          <w:bCs/>
          <w:i/>
          <w:iCs/>
          <w:color w:val="0000FF"/>
          <w:sz w:val="28"/>
          <w:szCs w:val="28"/>
        </w:rPr>
        <w:t>. Ochrana přírody</w:t>
      </w:r>
    </w:p>
    <w:p w:rsidR="0006590A" w:rsidRDefault="0006590A">
      <w:pPr>
        <w:autoSpaceDE w:val="0"/>
        <w:autoSpaceDN w:val="0"/>
        <w:adjustRightInd w:val="0"/>
        <w:rPr>
          <w:rFonts w:ascii="Times-Bold" w:hAnsi="Times-Bold" w:cs="Times-Bold"/>
          <w:b/>
          <w:bCs/>
        </w:rPr>
      </w:pPr>
      <w:r>
        <w:rPr>
          <w:rFonts w:ascii="Times-Bold" w:hAnsi="Times-Bold" w:cs="Times-Bold"/>
          <w:b/>
          <w:bCs/>
        </w:rPr>
        <w:t>Žák:</w:t>
      </w:r>
    </w:p>
    <w:p w:rsidR="0006590A" w:rsidRDefault="0006590A">
      <w:pPr>
        <w:autoSpaceDE w:val="0"/>
        <w:autoSpaceDN w:val="0"/>
        <w:adjustRightInd w:val="0"/>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charakterizuje r</w:t>
      </w:r>
      <w:r>
        <w:rPr>
          <w:rFonts w:ascii="TTE2974228t00" w:hAnsi="TTE2974228t00" w:cs="TTE2974228t00"/>
          <w:i/>
          <w:iCs/>
        </w:rPr>
        <w:t>ů</w:t>
      </w:r>
      <w:r>
        <w:rPr>
          <w:rFonts w:ascii="Times-Italic" w:hAnsi="Times-Italic" w:cs="Times-Italic"/>
          <w:i/>
          <w:iCs/>
        </w:rPr>
        <w:t>zné typy krajiny ve svém okolí;</w:t>
      </w:r>
    </w:p>
    <w:p w:rsidR="0006590A" w:rsidRDefault="0006590A">
      <w:pPr>
        <w:autoSpaceDE w:val="0"/>
        <w:autoSpaceDN w:val="0"/>
        <w:adjustRightInd w:val="0"/>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uvede p</w:t>
      </w:r>
      <w:r>
        <w:rPr>
          <w:rFonts w:ascii="TTE2974228t00" w:hAnsi="TTE2974228t00" w:cs="TTE2974228t00"/>
          <w:i/>
          <w:iCs/>
        </w:rPr>
        <w:t>ř</w:t>
      </w:r>
      <w:r>
        <w:rPr>
          <w:rFonts w:ascii="Times-Italic" w:hAnsi="Times-Italic" w:cs="Times-Italic"/>
          <w:i/>
          <w:iCs/>
        </w:rPr>
        <w:t>íklady chrán</w:t>
      </w:r>
      <w:r>
        <w:rPr>
          <w:rFonts w:ascii="TTE2974228t00" w:hAnsi="TTE2974228t00" w:cs="TTE2974228t00"/>
        </w:rPr>
        <w:t>ě</w:t>
      </w:r>
      <w:r>
        <w:rPr>
          <w:rFonts w:ascii="Times-Italic" w:hAnsi="Times-Italic" w:cs="Times-Italic"/>
          <w:i/>
          <w:iCs/>
        </w:rPr>
        <w:t xml:space="preserve">ných území v </w:t>
      </w:r>
      <w:r>
        <w:rPr>
          <w:rFonts w:ascii="TTE2974228t00" w:hAnsi="TTE2974228t00" w:cs="TTE2974228t00"/>
          <w:i/>
          <w:iCs/>
        </w:rPr>
        <w:t>Č</w:t>
      </w:r>
      <w:r>
        <w:rPr>
          <w:rFonts w:ascii="Times-Italic" w:hAnsi="Times-Italic" w:cs="Times-Italic"/>
          <w:i/>
          <w:iCs/>
        </w:rPr>
        <w:t>R a v regionu;</w:t>
      </w:r>
    </w:p>
    <w:p w:rsidR="0006590A" w:rsidRDefault="0006590A">
      <w:pPr>
        <w:autoSpaceDE w:val="0"/>
        <w:autoSpaceDN w:val="0"/>
        <w:adjustRightInd w:val="0"/>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má p</w:t>
      </w:r>
      <w:r>
        <w:rPr>
          <w:rFonts w:ascii="TTE2974228t00" w:hAnsi="TTE2974228t00" w:cs="TTE2974228t00"/>
        </w:rPr>
        <w:t>ř</w:t>
      </w:r>
      <w:r>
        <w:rPr>
          <w:rFonts w:ascii="Times-Italic" w:hAnsi="Times-Italic" w:cs="Times-Italic"/>
          <w:i/>
          <w:iCs/>
        </w:rPr>
        <w:t>ehled o právních nástrojích spole</w:t>
      </w:r>
      <w:r>
        <w:rPr>
          <w:rFonts w:ascii="TTE2974228t00" w:hAnsi="TTE2974228t00" w:cs="TTE2974228t00"/>
        </w:rPr>
        <w:t>č</w:t>
      </w:r>
      <w:r>
        <w:rPr>
          <w:rFonts w:ascii="Times-Italic" w:hAnsi="Times-Italic" w:cs="Times-Italic"/>
          <w:i/>
          <w:iCs/>
        </w:rPr>
        <w:t>nosti na ochranu životního prost</w:t>
      </w:r>
      <w:r>
        <w:rPr>
          <w:rFonts w:ascii="TTE2974228t00" w:hAnsi="TTE2974228t00" w:cs="TTE2974228t00"/>
          <w:i/>
          <w:iCs/>
        </w:rPr>
        <w:t>ř</w:t>
      </w:r>
      <w:r>
        <w:rPr>
          <w:rFonts w:ascii="Times-Italic" w:hAnsi="Times-Italic" w:cs="Times-Italic"/>
          <w:i/>
          <w:iCs/>
        </w:rPr>
        <w:t>edí;</w:t>
      </w:r>
    </w:p>
    <w:p w:rsidR="0006590A" w:rsidRDefault="0006590A">
      <w:pPr>
        <w:autoSpaceDE w:val="0"/>
        <w:autoSpaceDN w:val="0"/>
        <w:adjustRightInd w:val="0"/>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vysv</w:t>
      </w:r>
      <w:r>
        <w:rPr>
          <w:rFonts w:ascii="TTE2974228t00" w:hAnsi="TTE2974228t00" w:cs="TTE2974228t00"/>
        </w:rPr>
        <w:t>ě</w:t>
      </w:r>
      <w:r>
        <w:rPr>
          <w:rFonts w:ascii="Times-Italic" w:hAnsi="Times-Italic" w:cs="Times-Italic"/>
          <w:i/>
          <w:iCs/>
        </w:rPr>
        <w:t>tlí problematiku udržitelného rozvoje;</w:t>
      </w:r>
    </w:p>
    <w:p w:rsidR="0006590A" w:rsidRDefault="0006590A">
      <w:pPr>
        <w:autoSpaceDE w:val="0"/>
        <w:autoSpaceDN w:val="0"/>
        <w:adjustRightInd w:val="0"/>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zd</w:t>
      </w:r>
      <w:r>
        <w:rPr>
          <w:rFonts w:ascii="TTE2974228t00" w:hAnsi="TTE2974228t00" w:cs="TTE2974228t00"/>
          <w:i/>
          <w:iCs/>
        </w:rPr>
        <w:t>ů</w:t>
      </w:r>
      <w:r>
        <w:rPr>
          <w:rFonts w:ascii="Times-Italic" w:hAnsi="Times-Italic" w:cs="Times-Italic"/>
          <w:i/>
          <w:iCs/>
        </w:rPr>
        <w:t>vodní odpov</w:t>
      </w:r>
      <w:r>
        <w:rPr>
          <w:rFonts w:ascii="TTE2974228t00" w:hAnsi="TTE2974228t00" w:cs="TTE2974228t00"/>
        </w:rPr>
        <w:t>ě</w:t>
      </w:r>
      <w:r>
        <w:rPr>
          <w:rFonts w:ascii="Times-Italic" w:hAnsi="Times-Italic" w:cs="Times-Italic"/>
          <w:i/>
          <w:iCs/>
        </w:rPr>
        <w:t>dnost každého jedince za ochranu p</w:t>
      </w:r>
      <w:r>
        <w:rPr>
          <w:rFonts w:ascii="TTE2974228t00" w:hAnsi="TTE2974228t00" w:cs="TTE2974228t00"/>
          <w:i/>
          <w:iCs/>
        </w:rPr>
        <w:t>ř</w:t>
      </w:r>
      <w:r>
        <w:rPr>
          <w:rFonts w:ascii="Times-Italic" w:hAnsi="Times-Italic" w:cs="Times-Italic"/>
          <w:i/>
          <w:iCs/>
        </w:rPr>
        <w:t>írody, krajiny a životního prostředí;</w:t>
      </w:r>
    </w:p>
    <w:p w:rsidR="0006590A" w:rsidRDefault="0006590A">
      <w:pPr>
        <w:autoSpaceDE w:val="0"/>
        <w:autoSpaceDN w:val="0"/>
        <w:adjustRightInd w:val="0"/>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ú</w:t>
      </w:r>
      <w:r>
        <w:rPr>
          <w:rFonts w:ascii="TTE2974228t00" w:hAnsi="TTE2974228t00" w:cs="TTE2974228t00"/>
        </w:rPr>
        <w:t>č</w:t>
      </w:r>
      <w:r>
        <w:rPr>
          <w:rFonts w:ascii="Times-Italic" w:hAnsi="Times-Italic" w:cs="Times-Italic"/>
          <w:i/>
          <w:iCs/>
        </w:rPr>
        <w:t>astní se exkurze a je schopen se aktivn</w:t>
      </w:r>
      <w:r>
        <w:rPr>
          <w:rFonts w:ascii="TTE2974228t00" w:hAnsi="TTE2974228t00" w:cs="TTE2974228t00"/>
        </w:rPr>
        <w:t xml:space="preserve">ě </w:t>
      </w:r>
      <w:r>
        <w:rPr>
          <w:rFonts w:ascii="Times-Italic" w:hAnsi="Times-Italic" w:cs="Times-Italic"/>
          <w:i/>
          <w:iCs/>
        </w:rPr>
        <w:t>zapojit do diskuse na vybrané téma.</w:t>
      </w:r>
    </w:p>
    <w:p w:rsidR="0006590A" w:rsidRDefault="0006590A">
      <w:pPr>
        <w:autoSpaceDE w:val="0"/>
        <w:autoSpaceDN w:val="0"/>
        <w:adjustRightInd w:val="0"/>
        <w:rPr>
          <w:rFonts w:ascii="Times-Bold" w:hAnsi="Times-Bold" w:cs="Times-Bold"/>
          <w:b/>
          <w:bCs/>
        </w:rPr>
      </w:pPr>
    </w:p>
    <w:p w:rsidR="0006590A" w:rsidRDefault="0006590A">
      <w:pPr>
        <w:autoSpaceDE w:val="0"/>
        <w:autoSpaceDN w:val="0"/>
        <w:adjustRightInd w:val="0"/>
        <w:rPr>
          <w:rFonts w:ascii="Times-Bold" w:hAnsi="Times-Bold" w:cs="Times-Bold"/>
          <w:b/>
          <w:bCs/>
        </w:rPr>
      </w:pPr>
      <w:r>
        <w:rPr>
          <w:rFonts w:ascii="Times-Bold" w:hAnsi="Times-Bold" w:cs="Times-Bold"/>
          <w:b/>
          <w:bCs/>
        </w:rPr>
        <w:t>U</w:t>
      </w:r>
      <w:r>
        <w:rPr>
          <w:rFonts w:ascii="TTE2974808t00" w:hAnsi="TTE2974808t00" w:cs="TTE2974808t00"/>
        </w:rPr>
        <w:t>č</w:t>
      </w:r>
      <w:r>
        <w:rPr>
          <w:rFonts w:ascii="Times-Bold" w:hAnsi="Times-Bold" w:cs="Times-Bold"/>
          <w:b/>
          <w:bCs/>
        </w:rPr>
        <w:t>ivo:</w:t>
      </w:r>
    </w:p>
    <w:p w:rsidR="0006590A" w:rsidRDefault="0006590A">
      <w:pPr>
        <w:autoSpaceDE w:val="0"/>
        <w:autoSpaceDN w:val="0"/>
        <w:adjustRightInd w:val="0"/>
        <w:rPr>
          <w:rFonts w:ascii="Times-Roman" w:hAnsi="Times-Roman" w:cs="Times-Roman"/>
        </w:rPr>
      </w:pPr>
      <w:r>
        <w:rPr>
          <w:rFonts w:ascii="Times-Roman" w:hAnsi="Times-Roman" w:cs="Times-Roman"/>
        </w:rPr>
        <w:t>7.1 Ekologie krajiny, typy a stabilita krajiny</w:t>
      </w:r>
    </w:p>
    <w:p w:rsidR="0006590A" w:rsidRDefault="0006590A">
      <w:pPr>
        <w:autoSpaceDE w:val="0"/>
        <w:autoSpaceDN w:val="0"/>
        <w:adjustRightInd w:val="0"/>
        <w:rPr>
          <w:rFonts w:ascii="Times-Roman" w:hAnsi="Times-Roman" w:cs="Times-Roman"/>
        </w:rPr>
      </w:pPr>
      <w:r>
        <w:rPr>
          <w:rFonts w:ascii="Times-Roman" w:hAnsi="Times-Roman" w:cs="Times-Roman"/>
        </w:rPr>
        <w:t>7.2 Ochrana p</w:t>
      </w:r>
      <w:r>
        <w:rPr>
          <w:rFonts w:ascii="TTE29714C8t00" w:hAnsi="TTE29714C8t00" w:cs="TTE29714C8t00"/>
        </w:rPr>
        <w:t>ř</w:t>
      </w:r>
      <w:r>
        <w:rPr>
          <w:rFonts w:ascii="Times-Roman" w:hAnsi="Times-Roman" w:cs="Times-Roman"/>
        </w:rPr>
        <w:t>írody, chrán</w:t>
      </w:r>
      <w:r>
        <w:rPr>
          <w:rFonts w:ascii="TTE29714C8t00" w:hAnsi="TTE29714C8t00" w:cs="TTE29714C8t00"/>
        </w:rPr>
        <w:t>ě</w:t>
      </w:r>
      <w:r>
        <w:rPr>
          <w:rFonts w:ascii="Times-Roman" w:hAnsi="Times-Roman" w:cs="Times-Roman"/>
        </w:rPr>
        <w:t>ná území</w:t>
      </w:r>
    </w:p>
    <w:p w:rsidR="0006590A" w:rsidRDefault="0006590A">
      <w:pPr>
        <w:autoSpaceDE w:val="0"/>
        <w:autoSpaceDN w:val="0"/>
        <w:adjustRightInd w:val="0"/>
        <w:rPr>
          <w:rFonts w:ascii="Times-Roman" w:hAnsi="Times-Roman" w:cs="Times-Roman"/>
        </w:rPr>
      </w:pPr>
      <w:r>
        <w:rPr>
          <w:rFonts w:ascii="Times-Roman" w:hAnsi="Times-Roman" w:cs="Times-Roman"/>
        </w:rPr>
        <w:t>7.3 Zákony na ochranu p</w:t>
      </w:r>
      <w:r>
        <w:rPr>
          <w:rFonts w:ascii="TTE29714C8t00" w:hAnsi="TTE29714C8t00" w:cs="TTE29714C8t00"/>
        </w:rPr>
        <w:t>ř</w:t>
      </w:r>
      <w:r>
        <w:rPr>
          <w:rFonts w:ascii="Times-Roman" w:hAnsi="Times-Roman" w:cs="Times-Roman"/>
        </w:rPr>
        <w:t>írody a životního prost</w:t>
      </w:r>
      <w:r>
        <w:rPr>
          <w:rFonts w:ascii="TTE29714C8t00" w:hAnsi="TTE29714C8t00" w:cs="TTE29714C8t00"/>
        </w:rPr>
        <w:t>ř</w:t>
      </w:r>
      <w:r>
        <w:rPr>
          <w:rFonts w:ascii="Times-Roman" w:hAnsi="Times-Roman" w:cs="Times-Roman"/>
        </w:rPr>
        <w:t>edí, právní p</w:t>
      </w:r>
      <w:r>
        <w:rPr>
          <w:rFonts w:ascii="TTE29714C8t00" w:hAnsi="TTE29714C8t00" w:cs="TTE29714C8t00"/>
        </w:rPr>
        <w:t>ř</w:t>
      </w:r>
      <w:r>
        <w:rPr>
          <w:rFonts w:ascii="Times-Roman" w:hAnsi="Times-Roman" w:cs="Times-Roman"/>
        </w:rPr>
        <w:t>edpisy</w:t>
      </w:r>
    </w:p>
    <w:p w:rsidR="0006590A" w:rsidRDefault="0006590A">
      <w:pPr>
        <w:autoSpaceDE w:val="0"/>
        <w:autoSpaceDN w:val="0"/>
        <w:adjustRightInd w:val="0"/>
        <w:rPr>
          <w:rFonts w:ascii="Times-Roman" w:hAnsi="Times-Roman" w:cs="Times-Roman"/>
        </w:rPr>
      </w:pPr>
      <w:r>
        <w:rPr>
          <w:rFonts w:ascii="Times-Roman" w:hAnsi="Times-Roman" w:cs="Times-Roman"/>
        </w:rPr>
        <w:t>7.4 Zásady udržitelného rozvoje</w:t>
      </w:r>
    </w:p>
    <w:p w:rsidR="0006590A" w:rsidRDefault="0006590A">
      <w:pPr>
        <w:autoSpaceDE w:val="0"/>
        <w:autoSpaceDN w:val="0"/>
        <w:adjustRightInd w:val="0"/>
        <w:rPr>
          <w:rFonts w:ascii="Times-Roman" w:hAnsi="Times-Roman" w:cs="Times-Roman"/>
        </w:rPr>
      </w:pPr>
      <w:r>
        <w:rPr>
          <w:rFonts w:ascii="Times-Roman" w:hAnsi="Times-Roman" w:cs="Times-Roman"/>
        </w:rPr>
        <w:t>7.5 Odpov</w:t>
      </w:r>
      <w:r>
        <w:rPr>
          <w:rFonts w:ascii="TTE29714C8t00" w:hAnsi="TTE29714C8t00" w:cs="TTE29714C8t00"/>
        </w:rPr>
        <w:t>ě</w:t>
      </w:r>
      <w:r>
        <w:rPr>
          <w:rFonts w:ascii="Times-Roman" w:hAnsi="Times-Roman" w:cs="Times-Roman"/>
        </w:rPr>
        <w:t>dnost jedince za ochranu p</w:t>
      </w:r>
      <w:r>
        <w:rPr>
          <w:rFonts w:ascii="TTE29714C8t00" w:hAnsi="TTE29714C8t00" w:cs="TTE29714C8t00"/>
        </w:rPr>
        <w:t>ř</w:t>
      </w:r>
      <w:r>
        <w:rPr>
          <w:rFonts w:ascii="Times-Roman" w:hAnsi="Times-Roman" w:cs="Times-Roman"/>
        </w:rPr>
        <w:t>írody a životního prost</w:t>
      </w:r>
      <w:r>
        <w:rPr>
          <w:rFonts w:ascii="TTE29714C8t00" w:hAnsi="TTE29714C8t00" w:cs="TTE29714C8t00"/>
        </w:rPr>
        <w:t>ř</w:t>
      </w:r>
      <w:r>
        <w:rPr>
          <w:rFonts w:ascii="Times-Roman" w:hAnsi="Times-Roman" w:cs="Times-Roman"/>
        </w:rPr>
        <w:t>edí</w:t>
      </w:r>
    </w:p>
    <w:p w:rsidR="0006590A" w:rsidRDefault="0006590A">
      <w:pPr>
        <w:autoSpaceDE w:val="0"/>
        <w:autoSpaceDN w:val="0"/>
        <w:adjustRightInd w:val="0"/>
        <w:rPr>
          <w:rFonts w:ascii="Helvetica-BoldOblique" w:hAnsi="Helvetica-BoldOblique" w:cs="Helvetica-BoldOblique"/>
          <w:sz w:val="20"/>
          <w:szCs w:val="20"/>
        </w:rPr>
      </w:pPr>
      <w:r>
        <w:rPr>
          <w:rFonts w:ascii="Times-Roman" w:hAnsi="Times-Roman" w:cs="Times-Roman"/>
        </w:rPr>
        <w:t>7.6 Exkurze</w:t>
      </w:r>
    </w:p>
    <w:p w:rsidR="0006590A" w:rsidRDefault="0006590A"/>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pStyle w:val="Normln1"/>
      </w:pPr>
    </w:p>
    <w:p w:rsidR="0006590A" w:rsidRDefault="0006590A">
      <w:pPr>
        <w:sectPr w:rsidR="0006590A">
          <w:headerReference w:type="default" r:id="rId64"/>
          <w:type w:val="continuous"/>
          <w:pgSz w:w="11906" w:h="16838" w:code="9"/>
          <w:pgMar w:top="1418" w:right="851" w:bottom="851" w:left="1985" w:header="709" w:footer="709" w:gutter="0"/>
          <w:cols w:space="708"/>
          <w:docGrid w:linePitch="360"/>
        </w:sectPr>
      </w:pPr>
    </w:p>
    <w:p w:rsidR="0006590A" w:rsidRDefault="0006590A"/>
    <w:p w:rsidR="0006590A" w:rsidRDefault="0006590A">
      <w:r>
        <w:br w:type="page"/>
      </w:r>
    </w:p>
    <w:p w:rsidR="0006590A" w:rsidRDefault="0006590A">
      <w:pPr>
        <w:pStyle w:val="Normln1"/>
      </w:pPr>
      <w:r>
        <w:t>___________________________________________________________________________</w:t>
      </w:r>
    </w:p>
    <w:p w:rsidR="0006590A" w:rsidRDefault="0006590A">
      <w:pPr>
        <w:autoSpaceDE w:val="0"/>
        <w:autoSpaceDN w:val="0"/>
        <w:adjustRightInd w:val="0"/>
        <w:rPr>
          <w:b/>
          <w:bCs/>
          <w:i/>
          <w:iCs/>
          <w:color w:val="0000FF"/>
          <w:sz w:val="32"/>
          <w:szCs w:val="32"/>
        </w:rPr>
      </w:pPr>
      <w:r>
        <w:rPr>
          <w:b/>
          <w:bCs/>
          <w:i/>
          <w:iCs/>
          <w:color w:val="0000FF"/>
          <w:sz w:val="32"/>
          <w:szCs w:val="32"/>
        </w:rPr>
        <w:t>Informační a komunikační technologie</w:t>
      </w:r>
    </w:p>
    <w:p w:rsidR="0006590A" w:rsidRDefault="0006590A">
      <w:pPr>
        <w:autoSpaceDE w:val="0"/>
        <w:autoSpaceDN w:val="0"/>
        <w:adjustRightInd w:val="0"/>
      </w:pPr>
      <w:r>
        <w:rPr>
          <w:b/>
          <w:bCs/>
        </w:rPr>
        <w:t>Obor</w:t>
      </w:r>
      <w:r>
        <w:t xml:space="preserve">: 36-47-M/001 Stavebnictví </w:t>
      </w:r>
      <w:r>
        <w:tab/>
      </w:r>
      <w:r>
        <w:tab/>
      </w:r>
      <w:r>
        <w:tab/>
      </w:r>
      <w:r>
        <w:tab/>
        <w:t xml:space="preserve">                                   </w:t>
      </w:r>
      <w:r>
        <w:rPr>
          <w:b/>
          <w:bCs/>
        </w:rPr>
        <w:t>týdně hodin za studium: 6</w:t>
      </w:r>
    </w:p>
    <w:p w:rsidR="0006590A" w:rsidRDefault="0006590A">
      <w:pPr>
        <w:autoSpaceDE w:val="0"/>
        <w:autoSpaceDN w:val="0"/>
        <w:adjustRightInd w:val="0"/>
      </w:pPr>
      <w:r>
        <w:rPr>
          <w:b/>
          <w:bCs/>
        </w:rPr>
        <w:t xml:space="preserve">Forma vzdělávání: </w:t>
      </w:r>
      <w:r>
        <w:t>denní studium</w:t>
      </w:r>
    </w:p>
    <w:p w:rsidR="0006590A" w:rsidRDefault="0006590A">
      <w:pPr>
        <w:autoSpaceDE w:val="0"/>
        <w:autoSpaceDN w:val="0"/>
        <w:adjustRightInd w:val="0"/>
      </w:pPr>
      <w:r>
        <w:rPr>
          <w:b/>
          <w:bCs/>
        </w:rPr>
        <w:t xml:space="preserve">Platnost: </w:t>
      </w:r>
      <w:r>
        <w:t>od 1. 9. 2009</w:t>
      </w:r>
    </w:p>
    <w:p w:rsidR="0006590A" w:rsidRDefault="0006590A"/>
    <w:p w:rsidR="0006590A" w:rsidRDefault="0006590A">
      <w:pPr>
        <w:rPr>
          <w:u w:val="single"/>
        </w:rPr>
      </w:pPr>
      <w:r>
        <w:rPr>
          <w:u w:val="single"/>
        </w:rPr>
        <w:t>Cíle vyu</w:t>
      </w:r>
      <w:r>
        <w:rPr>
          <w:rFonts w:ascii="TTE2974808t00" w:hAnsi="TTE2974808t00" w:cs="TTE2974808t00"/>
          <w:u w:val="single"/>
        </w:rPr>
        <w:t>č</w:t>
      </w:r>
      <w:r>
        <w:rPr>
          <w:u w:val="single"/>
        </w:rPr>
        <w:t>ovacího p</w:t>
      </w:r>
      <w:r>
        <w:rPr>
          <w:rFonts w:ascii="TTE2974808t00" w:hAnsi="TTE2974808t00" w:cs="TTE2974808t00"/>
          <w:u w:val="single"/>
        </w:rPr>
        <w:t>ř</w:t>
      </w:r>
      <w:r>
        <w:rPr>
          <w:u w:val="single"/>
        </w:rPr>
        <w:t>edm</w:t>
      </w:r>
      <w:r>
        <w:rPr>
          <w:rFonts w:ascii="TTE2974808t00" w:hAnsi="TTE2974808t00" w:cs="TTE2974808t00"/>
          <w:u w:val="single"/>
        </w:rPr>
        <w:t>ě</w:t>
      </w:r>
      <w:r>
        <w:rPr>
          <w:u w:val="single"/>
        </w:rPr>
        <w:t>tu</w:t>
      </w:r>
    </w:p>
    <w:p w:rsidR="0006590A" w:rsidRDefault="0006590A">
      <w:pPr>
        <w:rPr>
          <w:b/>
          <w:bCs/>
          <w:u w:val="single"/>
        </w:rPr>
      </w:pPr>
    </w:p>
    <w:p w:rsidR="0006590A" w:rsidRDefault="0006590A">
      <w:pPr>
        <w:rPr>
          <w:rFonts w:ascii="Times-Roman" w:hAnsi="Times-Roman" w:cs="Times-Roman"/>
        </w:rPr>
      </w:pPr>
      <w:r>
        <w:rPr>
          <w:rFonts w:ascii="Times-Roman" w:hAnsi="Times-Roman" w:cs="Times-Roman"/>
        </w:rPr>
        <w:t>Cílem p</w:t>
      </w:r>
      <w:r>
        <w:rPr>
          <w:rFonts w:ascii="TTE29714C8t00" w:hAnsi="TTE29714C8t00" w:cs="TTE29714C8t00"/>
        </w:rPr>
        <w:t>ř</w:t>
      </w:r>
      <w:r>
        <w:rPr>
          <w:rFonts w:ascii="Times-Roman" w:hAnsi="Times-Roman" w:cs="Times-Roman"/>
        </w:rPr>
        <w:t>edm</w:t>
      </w:r>
      <w:r>
        <w:rPr>
          <w:rFonts w:ascii="TTE29714C8t00" w:hAnsi="TTE29714C8t00" w:cs="TTE29714C8t00"/>
        </w:rPr>
        <w:t>ě</w:t>
      </w:r>
      <w:r>
        <w:rPr>
          <w:rFonts w:ascii="Times-Roman" w:hAnsi="Times-Roman" w:cs="Times-Roman"/>
        </w:rPr>
        <w:t>tu Informa</w:t>
      </w:r>
      <w:r>
        <w:rPr>
          <w:rFonts w:ascii="TTE29714C8t00" w:hAnsi="TTE29714C8t00" w:cs="TTE29714C8t00"/>
        </w:rPr>
        <w:t>č</w:t>
      </w:r>
      <w:r>
        <w:rPr>
          <w:rFonts w:ascii="Times-Roman" w:hAnsi="Times-Roman" w:cs="Times-Roman"/>
        </w:rPr>
        <w:t>ní a komunika</w:t>
      </w:r>
      <w:r>
        <w:rPr>
          <w:rFonts w:ascii="TTE29714C8t00" w:hAnsi="TTE29714C8t00" w:cs="TTE29714C8t00"/>
        </w:rPr>
        <w:t>č</w:t>
      </w:r>
      <w:r>
        <w:rPr>
          <w:rFonts w:ascii="Times-Roman" w:hAnsi="Times-Roman" w:cs="Times-Roman"/>
        </w:rPr>
        <w:t>ní technologie je dosažení znalostí a dovedností n</w:t>
      </w:r>
      <w:r>
        <w:rPr>
          <w:rFonts w:ascii="Times-Roman" w:hAnsi="Times-Roman" w:cs="Times-Roman"/>
        </w:rPr>
        <w:t>e</w:t>
      </w:r>
      <w:r>
        <w:rPr>
          <w:rFonts w:ascii="Times-Roman" w:hAnsi="Times-Roman" w:cs="Times-Roman"/>
        </w:rPr>
        <w:t>zbytných pro komunikaci a práci s informacemi v digitální podob</w:t>
      </w:r>
      <w:r>
        <w:rPr>
          <w:rFonts w:ascii="TTE29714C8t00" w:hAnsi="TTE29714C8t00" w:cs="TTE29714C8t00"/>
        </w:rPr>
        <w:t>ě</w:t>
      </w:r>
      <w:r>
        <w:rPr>
          <w:rFonts w:ascii="Times-Roman" w:hAnsi="Times-Roman" w:cs="Times-Roman"/>
        </w:rPr>
        <w:t>. Žáci se nau</w:t>
      </w:r>
      <w:r>
        <w:rPr>
          <w:rFonts w:ascii="TTE29714C8t00" w:hAnsi="TTE29714C8t00" w:cs="TTE29714C8t00"/>
        </w:rPr>
        <w:t>č</w:t>
      </w:r>
      <w:r>
        <w:rPr>
          <w:rFonts w:ascii="Times-Roman" w:hAnsi="Times-Roman" w:cs="Times-Roman"/>
        </w:rPr>
        <w:t>í efektivně</w:t>
      </w:r>
    </w:p>
    <w:p w:rsidR="0006590A" w:rsidRDefault="0006590A">
      <w:pPr>
        <w:rPr>
          <w:rFonts w:ascii="Times-Roman" w:hAnsi="Times-Roman" w:cs="Times-Roman"/>
        </w:rPr>
      </w:pPr>
      <w:r>
        <w:rPr>
          <w:rFonts w:ascii="Times-Roman" w:hAnsi="Times-Roman" w:cs="Times-Roman"/>
        </w:rPr>
        <w:t>využívat prost</w:t>
      </w:r>
      <w:r>
        <w:rPr>
          <w:rFonts w:ascii="TTE29714C8t00" w:hAnsi="TTE29714C8t00" w:cs="TTE29714C8t00"/>
        </w:rPr>
        <w:t>ř</w:t>
      </w:r>
      <w:r>
        <w:rPr>
          <w:rFonts w:ascii="Times-Roman" w:hAnsi="Times-Roman" w:cs="Times-Roman"/>
        </w:rPr>
        <w:t>edky</w:t>
      </w:r>
      <w:r>
        <w:rPr>
          <w:rFonts w:ascii="TTE29714C8t00" w:hAnsi="TTE29714C8t00" w:cs="TTE29714C8t00"/>
        </w:rPr>
        <w:t xml:space="preserve"> </w:t>
      </w:r>
      <w:r>
        <w:rPr>
          <w:rFonts w:ascii="Times-Roman" w:hAnsi="Times-Roman" w:cs="Times-Roman"/>
        </w:rPr>
        <w:t>ICT p</w:t>
      </w:r>
      <w:r>
        <w:rPr>
          <w:rFonts w:ascii="TTE29714C8t00" w:hAnsi="TTE29714C8t00" w:cs="TTE29714C8t00"/>
        </w:rPr>
        <w:t>ř</w:t>
      </w:r>
      <w:r>
        <w:rPr>
          <w:rFonts w:ascii="Times-Roman" w:hAnsi="Times-Roman" w:cs="Times-Roman"/>
        </w:rPr>
        <w:t xml:space="preserve">i </w:t>
      </w:r>
      <w:r>
        <w:rPr>
          <w:rFonts w:ascii="TTE29714C8t00" w:hAnsi="TTE29714C8t00" w:cs="TTE29714C8t00"/>
        </w:rPr>
        <w:t>ř</w:t>
      </w:r>
      <w:r>
        <w:rPr>
          <w:rFonts w:ascii="Times-Roman" w:hAnsi="Times-Roman" w:cs="Times-Roman"/>
        </w:rPr>
        <w:t>ešení úloh i p</w:t>
      </w:r>
      <w:r>
        <w:rPr>
          <w:rFonts w:ascii="TTE29714C8t00" w:hAnsi="TTE29714C8t00" w:cs="TTE29714C8t00"/>
        </w:rPr>
        <w:t>ř</w:t>
      </w:r>
      <w:r>
        <w:rPr>
          <w:rFonts w:ascii="Times-Roman" w:hAnsi="Times-Roman" w:cs="Times-Roman"/>
        </w:rPr>
        <w:t>ípravě na vyu</w:t>
      </w:r>
      <w:r>
        <w:rPr>
          <w:rFonts w:ascii="TTE29714C8t00" w:hAnsi="TTE29714C8t00" w:cs="TTE29714C8t00"/>
        </w:rPr>
        <w:t>č</w:t>
      </w:r>
      <w:r>
        <w:rPr>
          <w:rFonts w:ascii="Times-Roman" w:hAnsi="Times-Roman" w:cs="Times-Roman"/>
        </w:rPr>
        <w:t>ování a vytvoří si nezbytný základ pro jejich využití p</w:t>
      </w:r>
      <w:r>
        <w:rPr>
          <w:rFonts w:ascii="TTE29714C8t00" w:hAnsi="TTE29714C8t00" w:cs="TTE29714C8t00"/>
        </w:rPr>
        <w:t>ř</w:t>
      </w:r>
      <w:r>
        <w:rPr>
          <w:rFonts w:ascii="Times-Roman" w:hAnsi="Times-Roman" w:cs="Times-Roman"/>
        </w:rPr>
        <w:t>i dalším sebevzd</w:t>
      </w:r>
      <w:r>
        <w:rPr>
          <w:rFonts w:ascii="TTE29714C8t00" w:hAnsi="TTE29714C8t00" w:cs="TTE29714C8t00"/>
        </w:rPr>
        <w:t>ě</w:t>
      </w:r>
      <w:r>
        <w:rPr>
          <w:rFonts w:ascii="Times-Roman" w:hAnsi="Times-Roman" w:cs="Times-Roman"/>
        </w:rPr>
        <w:t>lávání, p</w:t>
      </w:r>
      <w:r>
        <w:rPr>
          <w:rFonts w:ascii="TTE29714C8t00" w:hAnsi="TTE29714C8t00" w:cs="TTE29714C8t00"/>
        </w:rPr>
        <w:t>ř</w:t>
      </w:r>
      <w:r>
        <w:rPr>
          <w:rFonts w:ascii="Times-Roman" w:hAnsi="Times-Roman" w:cs="Times-Roman"/>
        </w:rPr>
        <w:t xml:space="preserve">i výkonu povolání a v neposlední </w:t>
      </w:r>
      <w:r>
        <w:rPr>
          <w:rFonts w:ascii="TTE29714C8t00" w:hAnsi="TTE29714C8t00" w:cs="TTE29714C8t00"/>
        </w:rPr>
        <w:t>ř</w:t>
      </w:r>
      <w:r>
        <w:rPr>
          <w:rFonts w:ascii="Times-Roman" w:hAnsi="Times-Roman" w:cs="Times-Roman"/>
        </w:rPr>
        <w:t>ad</w:t>
      </w:r>
      <w:r>
        <w:rPr>
          <w:rFonts w:ascii="TTE29714C8t00" w:hAnsi="TTE29714C8t00" w:cs="TTE29714C8t00"/>
        </w:rPr>
        <w:t xml:space="preserve">e </w:t>
      </w:r>
      <w:r>
        <w:rPr>
          <w:rFonts w:ascii="Times-Roman" w:hAnsi="Times-Roman" w:cs="Times-Roman"/>
        </w:rPr>
        <w:t>i v b</w:t>
      </w:r>
      <w:r>
        <w:rPr>
          <w:rFonts w:ascii="TTE29714C8t00" w:hAnsi="TTE29714C8t00" w:cs="TTE29714C8t00"/>
        </w:rPr>
        <w:t>ě</w:t>
      </w:r>
      <w:r>
        <w:rPr>
          <w:rFonts w:ascii="Times-Roman" w:hAnsi="Times-Roman" w:cs="Times-Roman"/>
        </w:rPr>
        <w:t>ž</w:t>
      </w:r>
      <w:r>
        <w:rPr>
          <w:rFonts w:ascii="Times-Roman" w:hAnsi="Times-Roman" w:cs="Times-Roman"/>
        </w:rPr>
        <w:t>ném život</w:t>
      </w:r>
      <w:r>
        <w:rPr>
          <w:rFonts w:ascii="TTE29714C8t00" w:hAnsi="TTE29714C8t00" w:cs="TTE29714C8t00"/>
        </w:rPr>
        <w:t>ě</w:t>
      </w:r>
      <w:r>
        <w:rPr>
          <w:rFonts w:ascii="Times-Roman" w:hAnsi="Times-Roman" w:cs="Times-Roman"/>
        </w:rPr>
        <w:t>, v oblastech svých osobních zájm</w:t>
      </w:r>
      <w:r>
        <w:rPr>
          <w:rFonts w:ascii="TTE29714C8t00" w:hAnsi="TTE29714C8t00" w:cs="TTE29714C8t00"/>
        </w:rPr>
        <w:t>ů</w:t>
      </w:r>
      <w:r>
        <w:rPr>
          <w:rFonts w:ascii="Times-Roman" w:hAnsi="Times-Roman" w:cs="Times-Roman"/>
        </w:rPr>
        <w:t>.</w:t>
      </w:r>
    </w:p>
    <w:p w:rsidR="0006590A" w:rsidRDefault="0006590A">
      <w:pPr>
        <w:rPr>
          <w:rFonts w:ascii="Times-Roman" w:hAnsi="Times-Roman" w:cs="Times-Roman"/>
        </w:rPr>
      </w:pPr>
      <w:r>
        <w:rPr>
          <w:rFonts w:ascii="Times-Roman" w:hAnsi="Times-Roman" w:cs="Times-Roman"/>
        </w:rPr>
        <w:t>D</w:t>
      </w:r>
      <w:r>
        <w:rPr>
          <w:rFonts w:ascii="TTE29714C8t00" w:hAnsi="TTE29714C8t00" w:cs="TTE29714C8t00"/>
        </w:rPr>
        <w:t>ů</w:t>
      </w:r>
      <w:r>
        <w:rPr>
          <w:rFonts w:ascii="Times-Roman" w:hAnsi="Times-Roman" w:cs="Times-Roman"/>
        </w:rPr>
        <w:t>ležitým cílem je osvojení práce s informacemi, jejich získávání z v</w:t>
      </w:r>
      <w:r>
        <w:rPr>
          <w:rFonts w:ascii="TTE29714C8t00" w:hAnsi="TTE29714C8t00" w:cs="TTE29714C8t00"/>
        </w:rPr>
        <w:t>ě</w:t>
      </w:r>
      <w:r>
        <w:rPr>
          <w:rFonts w:ascii="Times-Roman" w:hAnsi="Times-Roman" w:cs="Times-Roman"/>
        </w:rPr>
        <w:t>tšího po</w:t>
      </w:r>
      <w:r>
        <w:rPr>
          <w:rFonts w:ascii="TTE29714C8t00" w:hAnsi="TTE29714C8t00" w:cs="TTE29714C8t00"/>
        </w:rPr>
        <w:t>č</w:t>
      </w:r>
      <w:r>
        <w:rPr>
          <w:rFonts w:ascii="Times-Roman" w:hAnsi="Times-Roman" w:cs="Times-Roman"/>
        </w:rPr>
        <w:t>tu zdr</w:t>
      </w:r>
      <w:r>
        <w:rPr>
          <w:rFonts w:ascii="Times-Roman" w:hAnsi="Times-Roman" w:cs="Times-Roman"/>
        </w:rPr>
        <w:t>o</w:t>
      </w:r>
      <w:r>
        <w:rPr>
          <w:rFonts w:ascii="Times-Roman" w:hAnsi="Times-Roman" w:cs="Times-Roman"/>
        </w:rPr>
        <w:t>jů,následné t</w:t>
      </w:r>
      <w:r>
        <w:rPr>
          <w:rFonts w:ascii="TTE29714C8t00" w:hAnsi="TTE29714C8t00" w:cs="TTE29714C8t00"/>
        </w:rPr>
        <w:t>ř</w:t>
      </w:r>
      <w:r>
        <w:rPr>
          <w:rFonts w:ascii="Times-Roman" w:hAnsi="Times-Roman" w:cs="Times-Roman"/>
        </w:rPr>
        <w:t>íd</w:t>
      </w:r>
      <w:r>
        <w:rPr>
          <w:rFonts w:ascii="TTE29714C8t00" w:hAnsi="TTE29714C8t00" w:cs="TTE29714C8t00"/>
        </w:rPr>
        <w:t>ě</w:t>
      </w:r>
      <w:r>
        <w:rPr>
          <w:rFonts w:ascii="Times-Roman" w:hAnsi="Times-Roman" w:cs="Times-Roman"/>
        </w:rPr>
        <w:t>ní a posuzování z hlediska kvality a v</w:t>
      </w:r>
      <w:r>
        <w:rPr>
          <w:rFonts w:ascii="TTE29714C8t00" w:hAnsi="TTE29714C8t00" w:cs="TTE29714C8t00"/>
        </w:rPr>
        <w:t>ě</w:t>
      </w:r>
      <w:r>
        <w:rPr>
          <w:rFonts w:ascii="Times-Roman" w:hAnsi="Times-Roman" w:cs="Times-Roman"/>
        </w:rPr>
        <w:t>rohodnosti. Získané informace se žáci nau</w:t>
      </w:r>
      <w:r>
        <w:rPr>
          <w:rFonts w:ascii="TTE29714C8t00" w:hAnsi="TTE29714C8t00" w:cs="TTE29714C8t00"/>
        </w:rPr>
        <w:t>č</w:t>
      </w:r>
      <w:r>
        <w:rPr>
          <w:rFonts w:ascii="Times-Roman" w:hAnsi="Times-Roman" w:cs="Times-Roman"/>
        </w:rPr>
        <w:t>í dále obsahově</w:t>
      </w:r>
      <w:r>
        <w:rPr>
          <w:rFonts w:ascii="TTE29714C8t00" w:hAnsi="TTE29714C8t00" w:cs="TTE29714C8t00"/>
        </w:rPr>
        <w:t xml:space="preserve"> </w:t>
      </w:r>
      <w:r>
        <w:rPr>
          <w:rFonts w:ascii="Times-Roman" w:hAnsi="Times-Roman" w:cs="Times-Roman"/>
        </w:rPr>
        <w:t>a graficky tvo</w:t>
      </w:r>
      <w:r>
        <w:rPr>
          <w:rFonts w:ascii="TTE29714C8t00" w:hAnsi="TTE29714C8t00" w:cs="TTE29714C8t00"/>
        </w:rPr>
        <w:t>ř</w:t>
      </w:r>
      <w:r>
        <w:rPr>
          <w:rFonts w:ascii="Times-Roman" w:hAnsi="Times-Roman" w:cs="Times-Roman"/>
        </w:rPr>
        <w:t>ivě</w:t>
      </w:r>
      <w:r>
        <w:rPr>
          <w:rFonts w:ascii="TTE29714C8t00" w:hAnsi="TTE29714C8t00" w:cs="TTE29714C8t00"/>
        </w:rPr>
        <w:t xml:space="preserve"> </w:t>
      </w:r>
      <w:r>
        <w:rPr>
          <w:rFonts w:ascii="Times-Roman" w:hAnsi="Times-Roman" w:cs="Times-Roman"/>
        </w:rPr>
        <w:t>zpracovávat.</w:t>
      </w:r>
    </w:p>
    <w:p w:rsidR="0006590A" w:rsidRDefault="0006590A">
      <w:pPr>
        <w:rPr>
          <w:rFonts w:ascii="Times-Roman" w:hAnsi="Times-Roman" w:cs="Times-Roman"/>
        </w:rPr>
      </w:pPr>
      <w:r>
        <w:rPr>
          <w:rFonts w:ascii="Times-Roman" w:hAnsi="Times-Roman" w:cs="Times-Roman"/>
        </w:rPr>
        <w:t>P</w:t>
      </w:r>
      <w:r>
        <w:rPr>
          <w:rFonts w:ascii="TTE29714C8t00" w:hAnsi="TTE29714C8t00" w:cs="TTE29714C8t00"/>
        </w:rPr>
        <w:t>ř</w:t>
      </w:r>
      <w:r>
        <w:rPr>
          <w:rFonts w:ascii="Times-Roman" w:hAnsi="Times-Roman" w:cs="Times-Roman"/>
        </w:rPr>
        <w:t>edm</w:t>
      </w:r>
      <w:r>
        <w:rPr>
          <w:rFonts w:ascii="TTE29714C8t00" w:hAnsi="TTE29714C8t00" w:cs="TTE29714C8t00"/>
        </w:rPr>
        <w:t>ě</w:t>
      </w:r>
      <w:r>
        <w:rPr>
          <w:rFonts w:ascii="Times-Roman" w:hAnsi="Times-Roman" w:cs="Times-Roman"/>
        </w:rPr>
        <w:t>t Informa</w:t>
      </w:r>
      <w:r>
        <w:rPr>
          <w:rFonts w:ascii="TTE29714C8t00" w:hAnsi="TTE29714C8t00" w:cs="TTE29714C8t00"/>
        </w:rPr>
        <w:t>č</w:t>
      </w:r>
      <w:r>
        <w:rPr>
          <w:rFonts w:ascii="Times-Roman" w:hAnsi="Times-Roman" w:cs="Times-Roman"/>
        </w:rPr>
        <w:t>ní a komunika</w:t>
      </w:r>
      <w:r>
        <w:rPr>
          <w:rFonts w:ascii="TTE29714C8t00" w:hAnsi="TTE29714C8t00" w:cs="TTE29714C8t00"/>
        </w:rPr>
        <w:t>č</w:t>
      </w:r>
      <w:r>
        <w:rPr>
          <w:rFonts w:ascii="Times-Roman" w:hAnsi="Times-Roman" w:cs="Times-Roman"/>
        </w:rPr>
        <w:t>ní technologie má rovn</w:t>
      </w:r>
      <w:r>
        <w:rPr>
          <w:rFonts w:ascii="TTE29714C8t00" w:hAnsi="TTE29714C8t00" w:cs="TTE29714C8t00"/>
        </w:rPr>
        <w:t>ě</w:t>
      </w:r>
      <w:r>
        <w:rPr>
          <w:rFonts w:ascii="Times-Roman" w:hAnsi="Times-Roman" w:cs="Times-Roman"/>
        </w:rPr>
        <w:t>ž nemalý význam pro rozvoj tec</w:t>
      </w:r>
      <w:r>
        <w:rPr>
          <w:rFonts w:ascii="Times-Roman" w:hAnsi="Times-Roman" w:cs="Times-Roman"/>
        </w:rPr>
        <w:t>h</w:t>
      </w:r>
      <w:r>
        <w:rPr>
          <w:rFonts w:ascii="Times-Roman" w:hAnsi="Times-Roman" w:cs="Times-Roman"/>
        </w:rPr>
        <w:t>nického myšlení. Žáci jsou seznámeni s principy fungování technických prost</w:t>
      </w:r>
      <w:r>
        <w:rPr>
          <w:rFonts w:ascii="TTE29714C8t00" w:hAnsi="TTE29714C8t00" w:cs="TTE29714C8t00"/>
        </w:rPr>
        <w:t>ř</w:t>
      </w:r>
      <w:r>
        <w:rPr>
          <w:rFonts w:ascii="Times-Roman" w:hAnsi="Times-Roman" w:cs="Times-Roman"/>
        </w:rPr>
        <w:t>edků</w:t>
      </w:r>
      <w:r>
        <w:rPr>
          <w:rFonts w:ascii="TTE29714C8t00" w:hAnsi="TTE29714C8t00" w:cs="TTE29714C8t00"/>
        </w:rPr>
        <w:t xml:space="preserve"> </w:t>
      </w:r>
      <w:r>
        <w:rPr>
          <w:rFonts w:ascii="Times-Roman" w:hAnsi="Times-Roman" w:cs="Times-Roman"/>
        </w:rPr>
        <w:t>z oblasti</w:t>
      </w:r>
    </w:p>
    <w:p w:rsidR="0006590A" w:rsidRDefault="0006590A">
      <w:pPr>
        <w:rPr>
          <w:rFonts w:ascii="Times-Roman" w:hAnsi="Times-Roman" w:cs="Times-Roman"/>
        </w:rPr>
      </w:pPr>
      <w:r>
        <w:rPr>
          <w:rFonts w:ascii="Times-Roman" w:hAnsi="Times-Roman" w:cs="Times-Roman"/>
        </w:rPr>
        <w:t>výpo</w:t>
      </w:r>
      <w:r>
        <w:rPr>
          <w:rFonts w:ascii="TTE29714C8t00" w:hAnsi="TTE29714C8t00" w:cs="TTE29714C8t00"/>
        </w:rPr>
        <w:t>č</w:t>
      </w:r>
      <w:r>
        <w:rPr>
          <w:rFonts w:ascii="Times-Roman" w:hAnsi="Times-Roman" w:cs="Times-Roman"/>
        </w:rPr>
        <w:t>etní techniky.</w:t>
      </w:r>
    </w:p>
    <w:p w:rsidR="0006590A" w:rsidRDefault="0006590A">
      <w:pPr>
        <w:rPr>
          <w:rFonts w:ascii="Times-Roman" w:hAnsi="Times-Roman" w:cs="Times-Roman"/>
          <w:u w:val="single"/>
        </w:rPr>
      </w:pPr>
      <w:r>
        <w:rPr>
          <w:rFonts w:ascii="Times-Roman" w:hAnsi="Times-Roman" w:cs="Times-Roman"/>
          <w:u w:val="single"/>
        </w:rPr>
        <w:t>P</w:t>
      </w:r>
      <w:r>
        <w:rPr>
          <w:rFonts w:ascii="TTE29714C8t00" w:hAnsi="TTE29714C8t00" w:cs="TTE29714C8t00"/>
          <w:u w:val="single"/>
        </w:rPr>
        <w:t>ř</w:t>
      </w:r>
      <w:r>
        <w:rPr>
          <w:rFonts w:ascii="Times-Roman" w:hAnsi="Times-Roman" w:cs="Times-Roman"/>
          <w:u w:val="single"/>
        </w:rPr>
        <w:t>edm</w:t>
      </w:r>
      <w:r>
        <w:rPr>
          <w:rFonts w:ascii="TTE29714C8t00" w:hAnsi="TTE29714C8t00" w:cs="TTE29714C8t00"/>
          <w:u w:val="single"/>
        </w:rPr>
        <w:t>ě</w:t>
      </w:r>
      <w:r>
        <w:rPr>
          <w:rFonts w:ascii="Times-Roman" w:hAnsi="Times-Roman" w:cs="Times-Roman"/>
          <w:u w:val="single"/>
        </w:rPr>
        <w:t>t Informa</w:t>
      </w:r>
      <w:r>
        <w:rPr>
          <w:rFonts w:ascii="TTE29714C8t00" w:hAnsi="TTE29714C8t00" w:cs="TTE29714C8t00"/>
          <w:u w:val="single"/>
        </w:rPr>
        <w:t>č</w:t>
      </w:r>
      <w:r>
        <w:rPr>
          <w:rFonts w:ascii="Times-Roman" w:hAnsi="Times-Roman" w:cs="Times-Roman"/>
          <w:u w:val="single"/>
        </w:rPr>
        <w:t>ní a komunika</w:t>
      </w:r>
      <w:r>
        <w:rPr>
          <w:rFonts w:ascii="TTE29714C8t00" w:hAnsi="TTE29714C8t00" w:cs="TTE29714C8t00"/>
          <w:u w:val="single"/>
        </w:rPr>
        <w:t>č</w:t>
      </w:r>
      <w:r>
        <w:rPr>
          <w:rFonts w:ascii="Times-Roman" w:hAnsi="Times-Roman" w:cs="Times-Roman"/>
          <w:u w:val="single"/>
        </w:rPr>
        <w:t>ní technologie rozvíjí tyto klí</w:t>
      </w:r>
      <w:r>
        <w:rPr>
          <w:rFonts w:ascii="TTE29714C8t00" w:hAnsi="TTE29714C8t00" w:cs="TTE29714C8t00"/>
          <w:u w:val="single"/>
        </w:rPr>
        <w:t>č</w:t>
      </w:r>
      <w:r>
        <w:rPr>
          <w:rFonts w:ascii="Times-Roman" w:hAnsi="Times-Roman" w:cs="Times-Roman"/>
          <w:u w:val="single"/>
        </w:rPr>
        <w:t>ové kompetence:</w:t>
      </w:r>
    </w:p>
    <w:p w:rsidR="0006590A" w:rsidRDefault="0006590A">
      <w:pPr>
        <w:rPr>
          <w:rFonts w:ascii="Times-Roman" w:hAnsi="Times-Roman" w:cs="Times-Roman"/>
        </w:rPr>
      </w:pPr>
      <w:r>
        <w:rPr>
          <w:rFonts w:ascii="Symbol" w:hAnsi="Symbol" w:cs="Symbol"/>
        </w:rPr>
        <w:t></w:t>
      </w:r>
      <w:r>
        <w:rPr>
          <w:rFonts w:ascii="Symbol" w:hAnsi="Symbol" w:cs="Symbol"/>
        </w:rPr>
        <w:t></w:t>
      </w:r>
      <w:r>
        <w:rPr>
          <w:rFonts w:ascii="Times-Italic" w:hAnsi="Times-Italic" w:cs="Times-Italic"/>
          <w:i/>
          <w:iCs/>
        </w:rPr>
        <w:t xml:space="preserve">komunikativní </w:t>
      </w:r>
      <w:r>
        <w:rPr>
          <w:rFonts w:ascii="Times-Roman" w:hAnsi="Times-Roman" w:cs="Times-Roman"/>
        </w:rPr>
        <w:t>– zejména schopnost komunikovat v písemné a elektronické podobě</w:t>
      </w:r>
      <w:r>
        <w:rPr>
          <w:rFonts w:ascii="TTE29714C8t00" w:hAnsi="TTE29714C8t00" w:cs="TTE29714C8t00"/>
        </w:rPr>
        <w:t xml:space="preserve"> </w:t>
      </w:r>
      <w:r>
        <w:rPr>
          <w:rFonts w:ascii="Times-Roman" w:hAnsi="Times-Roman" w:cs="Times-Roman"/>
        </w:rPr>
        <w:t>tak, aby zpracované texty byly v souladu se zásadami správné tvorby elektronické dokumentace a odpovídaly základním typografickým pravidl</w:t>
      </w:r>
      <w:r>
        <w:rPr>
          <w:rFonts w:ascii="TTE29714C8t00" w:hAnsi="TTE29714C8t00" w:cs="TTE29714C8t00"/>
        </w:rPr>
        <w:t>ů</w:t>
      </w:r>
      <w:r>
        <w:rPr>
          <w:rFonts w:ascii="Times-Roman" w:hAnsi="Times-Roman" w:cs="Times-Roman"/>
        </w:rPr>
        <w:t>m, dále rozvíjet schopnost syntetizovat info</w:t>
      </w:r>
      <w:r>
        <w:rPr>
          <w:rFonts w:ascii="Times-Roman" w:hAnsi="Times-Roman" w:cs="Times-Roman"/>
        </w:rPr>
        <w:t>r</w:t>
      </w:r>
      <w:r>
        <w:rPr>
          <w:rFonts w:ascii="Times-Roman" w:hAnsi="Times-Roman" w:cs="Times-Roman"/>
        </w:rPr>
        <w:t>mace z více zdroj</w:t>
      </w:r>
      <w:r>
        <w:rPr>
          <w:rFonts w:ascii="TTE29714C8t00" w:hAnsi="TTE29714C8t00" w:cs="TTE29714C8t00"/>
        </w:rPr>
        <w:t xml:space="preserve">ů </w:t>
      </w:r>
      <w:r>
        <w:rPr>
          <w:rFonts w:ascii="Times-Roman" w:hAnsi="Times-Roman" w:cs="Times-Roman"/>
        </w:rPr>
        <w:t>a vytvá</w:t>
      </w:r>
      <w:r>
        <w:rPr>
          <w:rFonts w:ascii="TTE29714C8t00" w:hAnsi="TTE29714C8t00" w:cs="TTE29714C8t00"/>
        </w:rPr>
        <w:t>ř</w:t>
      </w:r>
      <w:r>
        <w:rPr>
          <w:rFonts w:ascii="Times-Roman" w:hAnsi="Times-Roman" w:cs="Times-Roman"/>
        </w:rPr>
        <w:t>et z nich celistvý text;</w:t>
      </w:r>
    </w:p>
    <w:p w:rsidR="0006590A" w:rsidRDefault="0006590A">
      <w:pPr>
        <w:rPr>
          <w:rFonts w:ascii="Times-Roman" w:hAnsi="Times-Roman" w:cs="Times-Roman"/>
        </w:rPr>
      </w:pPr>
      <w:r>
        <w:rPr>
          <w:rFonts w:ascii="Symbol" w:hAnsi="Symbol" w:cs="Symbol"/>
        </w:rPr>
        <w:t></w:t>
      </w:r>
      <w:r>
        <w:rPr>
          <w:rFonts w:ascii="Symbol" w:hAnsi="Symbol" w:cs="Symbol"/>
        </w:rPr>
        <w:t></w:t>
      </w:r>
      <w:r>
        <w:rPr>
          <w:rFonts w:ascii="Times-Italic" w:hAnsi="Times-Italic" w:cs="Times-Italic"/>
          <w:i/>
          <w:iCs/>
        </w:rPr>
        <w:t xml:space="preserve">personální </w:t>
      </w:r>
      <w:r>
        <w:rPr>
          <w:rFonts w:ascii="Times-Roman" w:hAnsi="Times-Roman" w:cs="Times-Roman"/>
        </w:rPr>
        <w:t>– upev</w:t>
      </w:r>
      <w:r>
        <w:rPr>
          <w:rFonts w:ascii="TTE29714C8t00" w:hAnsi="TTE29714C8t00" w:cs="TTE29714C8t00"/>
        </w:rPr>
        <w:t>ň</w:t>
      </w:r>
      <w:r>
        <w:rPr>
          <w:rFonts w:ascii="Times-Roman" w:hAnsi="Times-Roman" w:cs="Times-Roman"/>
        </w:rPr>
        <w:t>ovat schopnost u</w:t>
      </w:r>
      <w:r>
        <w:rPr>
          <w:rFonts w:ascii="TTE29714C8t00" w:hAnsi="TTE29714C8t00" w:cs="TTE29714C8t00"/>
        </w:rPr>
        <w:t>č</w:t>
      </w:r>
      <w:r>
        <w:rPr>
          <w:rFonts w:ascii="Times-Roman" w:hAnsi="Times-Roman" w:cs="Times-Roman"/>
        </w:rPr>
        <w:t>it se na základě</w:t>
      </w:r>
      <w:r>
        <w:rPr>
          <w:rFonts w:ascii="TTE29714C8t00" w:hAnsi="TTE29714C8t00" w:cs="TTE29714C8t00"/>
        </w:rPr>
        <w:t xml:space="preserve"> </w:t>
      </w:r>
      <w:r>
        <w:rPr>
          <w:rFonts w:ascii="Times-Roman" w:hAnsi="Times-Roman" w:cs="Times-Roman"/>
        </w:rPr>
        <w:t>zkušeností, a to jak vlastních, tak vr</w:t>
      </w:r>
      <w:r>
        <w:rPr>
          <w:rFonts w:ascii="Times-Roman" w:hAnsi="Times-Roman" w:cs="Times-Roman"/>
        </w:rPr>
        <w:t>s</w:t>
      </w:r>
      <w:r>
        <w:rPr>
          <w:rFonts w:ascii="Times-Roman" w:hAnsi="Times-Roman" w:cs="Times-Roman"/>
        </w:rPr>
        <w:t>tevníků, obhajovat své práce, např. grafické projekty, prezentace, www stránky, texty atd., a přijímat hodnocení spolužáků</w:t>
      </w:r>
      <w:r>
        <w:rPr>
          <w:rFonts w:ascii="TTE29714C8t00" w:hAnsi="TTE29714C8t00" w:cs="TTE29714C8t00"/>
        </w:rPr>
        <w:t xml:space="preserve"> </w:t>
      </w:r>
      <w:r>
        <w:rPr>
          <w:rFonts w:ascii="Times-Roman" w:hAnsi="Times-Roman" w:cs="Times-Roman"/>
        </w:rPr>
        <w:t>a vyučujícího;</w:t>
      </w:r>
    </w:p>
    <w:p w:rsidR="0006590A" w:rsidRDefault="0006590A">
      <w:pPr>
        <w:rPr>
          <w:rFonts w:ascii="Times-Roman" w:hAnsi="Times-Roman" w:cs="Times-Roman"/>
        </w:rPr>
      </w:pPr>
      <w:r>
        <w:rPr>
          <w:rFonts w:ascii="Symbol" w:hAnsi="Symbol" w:cs="Symbol"/>
        </w:rPr>
        <w:t></w:t>
      </w:r>
      <w:r>
        <w:rPr>
          <w:rFonts w:ascii="Symbol" w:hAnsi="Symbol" w:cs="Symbol"/>
        </w:rPr>
        <w:t></w:t>
      </w:r>
      <w:r>
        <w:rPr>
          <w:rFonts w:ascii="TTE2974228t00" w:hAnsi="TTE2974228t00" w:cs="TTE2974228t00"/>
          <w:i/>
          <w:iCs/>
        </w:rPr>
        <w:t>ř</w:t>
      </w:r>
      <w:r>
        <w:rPr>
          <w:rFonts w:ascii="Times-Italic" w:hAnsi="Times-Italic" w:cs="Times-Italic"/>
          <w:i/>
          <w:iCs/>
        </w:rPr>
        <w:t>ešení problémů</w:t>
      </w:r>
      <w:r>
        <w:rPr>
          <w:rFonts w:ascii="TTE2974228t00" w:hAnsi="TTE2974228t00" w:cs="TTE2974228t00"/>
        </w:rPr>
        <w:t xml:space="preserve"> </w:t>
      </w:r>
      <w:r>
        <w:rPr>
          <w:rFonts w:ascii="Times-Roman" w:hAnsi="Times-Roman" w:cs="Times-Roman"/>
        </w:rPr>
        <w:t>– reagovat na m</w:t>
      </w:r>
      <w:r>
        <w:rPr>
          <w:rFonts w:ascii="TTE29714C8t00" w:hAnsi="TTE29714C8t00" w:cs="TTE29714C8t00"/>
        </w:rPr>
        <w:t>ě</w:t>
      </w:r>
      <w:r>
        <w:rPr>
          <w:rFonts w:ascii="Times-Roman" w:hAnsi="Times-Roman" w:cs="Times-Roman"/>
        </w:rPr>
        <w:t>nící se podmínky a rychle se orientovat, např. při j</w:t>
      </w:r>
      <w:r>
        <w:rPr>
          <w:rFonts w:ascii="Times-Roman" w:hAnsi="Times-Roman" w:cs="Times-Roman"/>
        </w:rPr>
        <w:t>i</w:t>
      </w:r>
      <w:r>
        <w:rPr>
          <w:rFonts w:ascii="Times-Roman" w:hAnsi="Times-Roman" w:cs="Times-Roman"/>
        </w:rPr>
        <w:t>ném hardwarovém nastavení, jiné verzi aplikace, volit správné prostředky (vhodné aplikace, typ</w:t>
      </w:r>
      <w:r>
        <w:rPr>
          <w:rFonts w:ascii="Times-Roman" w:hAnsi="Times-Roman" w:cs="Times-Roman"/>
        </w:rPr>
        <w:t>y</w:t>
      </w:r>
      <w:r>
        <w:rPr>
          <w:rFonts w:ascii="Times-Roman" w:hAnsi="Times-Roman" w:cs="Times-Roman"/>
        </w:rPr>
        <w:t xml:space="preserve"> souborů) a způsoby zpracování při </w:t>
      </w:r>
      <w:r>
        <w:rPr>
          <w:rFonts w:ascii="TTE29714C8t00" w:hAnsi="TTE29714C8t00" w:cs="TTE29714C8t00"/>
        </w:rPr>
        <w:t>ř</w:t>
      </w:r>
      <w:r>
        <w:rPr>
          <w:rFonts w:ascii="Times-Roman" w:hAnsi="Times-Roman" w:cs="Times-Roman"/>
        </w:rPr>
        <w:t>ešení komplexních úloh, uplat</w:t>
      </w:r>
      <w:r>
        <w:rPr>
          <w:rFonts w:ascii="TTE29714C8t00" w:hAnsi="TTE29714C8t00" w:cs="TTE29714C8t00"/>
        </w:rPr>
        <w:t>ň</w:t>
      </w:r>
      <w:r>
        <w:rPr>
          <w:rFonts w:ascii="Times-Roman" w:hAnsi="Times-Roman" w:cs="Times-Roman"/>
        </w:rPr>
        <w:t>ovat analytické my</w:t>
      </w:r>
      <w:r>
        <w:rPr>
          <w:rFonts w:ascii="Times-Roman" w:hAnsi="Times-Roman" w:cs="Times-Roman"/>
        </w:rPr>
        <w:t>š</w:t>
      </w:r>
      <w:r>
        <w:rPr>
          <w:rFonts w:ascii="Times-Roman" w:hAnsi="Times-Roman" w:cs="Times-Roman"/>
        </w:rPr>
        <w:t>lení</w:t>
      </w:r>
    </w:p>
    <w:p w:rsidR="0006590A" w:rsidRDefault="0006590A">
      <w:pPr>
        <w:rPr>
          <w:rFonts w:ascii="Times-Roman" w:hAnsi="Times-Roman" w:cs="Times-Roman"/>
        </w:rPr>
      </w:pPr>
      <w:r>
        <w:rPr>
          <w:rFonts w:ascii="Times-Roman" w:hAnsi="Times-Roman" w:cs="Times-Roman"/>
        </w:rPr>
        <w:t xml:space="preserve">při </w:t>
      </w:r>
      <w:r>
        <w:rPr>
          <w:rFonts w:ascii="TTE29714C8t00" w:hAnsi="TTE29714C8t00" w:cs="TTE29714C8t00"/>
        </w:rPr>
        <w:t>ř</w:t>
      </w:r>
      <w:r>
        <w:rPr>
          <w:rFonts w:ascii="Times-Roman" w:hAnsi="Times-Roman" w:cs="Times-Roman"/>
        </w:rPr>
        <w:t>ešení praktických úloh a používat efektivní algoritmy;</w:t>
      </w:r>
    </w:p>
    <w:p w:rsidR="0006590A" w:rsidRDefault="0006590A">
      <w:pPr>
        <w:rPr>
          <w:rFonts w:ascii="Times-Roman" w:hAnsi="Times-Roman" w:cs="Times-Roman"/>
        </w:rPr>
      </w:pPr>
      <w:r>
        <w:rPr>
          <w:rFonts w:ascii="Symbol" w:hAnsi="Symbol" w:cs="Symbol"/>
        </w:rPr>
        <w:t></w:t>
      </w:r>
      <w:r>
        <w:rPr>
          <w:rFonts w:ascii="Symbol" w:hAnsi="Symbol" w:cs="Symbol"/>
        </w:rPr>
        <w:t></w:t>
      </w:r>
      <w:r>
        <w:rPr>
          <w:rFonts w:ascii="Times-Italic" w:hAnsi="Times-Italic" w:cs="Times-Italic"/>
          <w:i/>
          <w:iCs/>
        </w:rPr>
        <w:t>využívání prostředků</w:t>
      </w:r>
      <w:r>
        <w:rPr>
          <w:rFonts w:ascii="TTE2974228t00" w:hAnsi="TTE2974228t00" w:cs="TTE2974228t00"/>
        </w:rPr>
        <w:t xml:space="preserve"> </w:t>
      </w:r>
      <w:r>
        <w:rPr>
          <w:rFonts w:ascii="Times-Italic" w:hAnsi="Times-Italic" w:cs="Times-Italic"/>
          <w:i/>
          <w:iCs/>
        </w:rPr>
        <w:t xml:space="preserve">ICT </w:t>
      </w:r>
      <w:r>
        <w:rPr>
          <w:rFonts w:ascii="Times-Roman" w:hAnsi="Times-Roman" w:cs="Times-Roman"/>
        </w:rPr>
        <w:t>ke zvýšení efektivnosti své práce, k lepší organizaci a týmové sp</w:t>
      </w:r>
      <w:r>
        <w:rPr>
          <w:rFonts w:ascii="Times-Roman" w:hAnsi="Times-Roman" w:cs="Times-Roman"/>
        </w:rPr>
        <w:t>o</w:t>
      </w:r>
      <w:r>
        <w:rPr>
          <w:rFonts w:ascii="Times-Roman" w:hAnsi="Times-Roman" w:cs="Times-Roman"/>
        </w:rPr>
        <w:t>lupráci, k prezentování výsledk</w:t>
      </w:r>
      <w:r>
        <w:rPr>
          <w:rFonts w:ascii="TTE29714C8t00" w:hAnsi="TTE29714C8t00" w:cs="TTE29714C8t00"/>
        </w:rPr>
        <w:t xml:space="preserve">u </w:t>
      </w:r>
      <w:r>
        <w:rPr>
          <w:rFonts w:ascii="Times-Roman" w:hAnsi="Times-Roman" w:cs="Times-Roman"/>
        </w:rPr>
        <w:t>své práce a k rychlé a efektivní komunikaci;</w:t>
      </w:r>
    </w:p>
    <w:p w:rsidR="0006590A" w:rsidRDefault="0006590A">
      <w:pPr>
        <w:rPr>
          <w:rFonts w:ascii="Times-Roman" w:hAnsi="Times-Roman" w:cs="Times-Roman"/>
        </w:rPr>
      </w:pPr>
      <w:r>
        <w:rPr>
          <w:rFonts w:ascii="Symbol" w:hAnsi="Symbol" w:cs="Symbol"/>
        </w:rPr>
        <w:t></w:t>
      </w:r>
      <w:r>
        <w:rPr>
          <w:rFonts w:ascii="Symbol" w:hAnsi="Symbol" w:cs="Symbol"/>
        </w:rPr>
        <w:t></w:t>
      </w:r>
      <w:r>
        <w:rPr>
          <w:rFonts w:ascii="Times-Italic" w:hAnsi="Times-Italic" w:cs="Times-Italic"/>
          <w:i/>
          <w:iCs/>
        </w:rPr>
        <w:t xml:space="preserve">kompetence k pracovnímu uplatnění </w:t>
      </w:r>
      <w:r>
        <w:rPr>
          <w:rFonts w:ascii="Times-Roman" w:hAnsi="Times-Roman" w:cs="Times-Roman"/>
        </w:rPr>
        <w:t>– získávat a orientovat se v informacích z oblasti t</w:t>
      </w:r>
      <w:r>
        <w:rPr>
          <w:rFonts w:ascii="Times-Roman" w:hAnsi="Times-Roman" w:cs="Times-Roman"/>
        </w:rPr>
        <w:t>r</w:t>
      </w:r>
      <w:r>
        <w:rPr>
          <w:rFonts w:ascii="Times-Roman" w:hAnsi="Times-Roman" w:cs="Times-Roman"/>
        </w:rPr>
        <w:t>hu práce.</w:t>
      </w:r>
    </w:p>
    <w:p w:rsidR="0006590A" w:rsidRDefault="0006590A">
      <w:pPr>
        <w:rPr>
          <w:b/>
          <w:bCs/>
          <w:u w:val="single"/>
        </w:rPr>
      </w:pPr>
    </w:p>
    <w:p w:rsidR="0006590A" w:rsidRDefault="0006590A">
      <w:pPr>
        <w:rPr>
          <w:u w:val="single"/>
        </w:rPr>
      </w:pPr>
      <w:r>
        <w:rPr>
          <w:u w:val="single"/>
        </w:rPr>
        <w:t>Charakteristika u</w:t>
      </w:r>
      <w:r>
        <w:rPr>
          <w:rFonts w:ascii="TTE2974808t00" w:hAnsi="TTE2974808t00" w:cs="TTE2974808t00"/>
          <w:u w:val="single"/>
        </w:rPr>
        <w:t>č</w:t>
      </w:r>
      <w:r>
        <w:rPr>
          <w:u w:val="single"/>
        </w:rPr>
        <w:t>iva</w:t>
      </w:r>
    </w:p>
    <w:p w:rsidR="0006590A" w:rsidRDefault="0006590A">
      <w:pPr>
        <w:rPr>
          <w:rFonts w:ascii="Times-Roman" w:hAnsi="Times-Roman" w:cs="Times-Roman"/>
        </w:rPr>
      </w:pPr>
      <w:r>
        <w:rPr>
          <w:rFonts w:ascii="Times-Roman" w:hAnsi="Times-Roman" w:cs="Times-Roman"/>
        </w:rPr>
        <w:t>U</w:t>
      </w:r>
      <w:r>
        <w:rPr>
          <w:rFonts w:ascii="TTE29714C8t00" w:hAnsi="TTE29714C8t00" w:cs="TTE29714C8t00"/>
        </w:rPr>
        <w:t>č</w:t>
      </w:r>
      <w:r>
        <w:rPr>
          <w:rFonts w:ascii="Times-Roman" w:hAnsi="Times-Roman" w:cs="Times-Roman"/>
        </w:rPr>
        <w:t>ivo předm</w:t>
      </w:r>
      <w:r>
        <w:rPr>
          <w:rFonts w:ascii="TTE29714C8t00" w:hAnsi="TTE29714C8t00" w:cs="TTE29714C8t00"/>
        </w:rPr>
        <w:t>ě</w:t>
      </w:r>
      <w:r>
        <w:rPr>
          <w:rFonts w:ascii="Times-Roman" w:hAnsi="Times-Roman" w:cs="Times-Roman"/>
        </w:rPr>
        <w:t>tu Informa</w:t>
      </w:r>
      <w:r>
        <w:rPr>
          <w:rFonts w:ascii="TTE29714C8t00" w:hAnsi="TTE29714C8t00" w:cs="TTE29714C8t00"/>
        </w:rPr>
        <w:t>č</w:t>
      </w:r>
      <w:r>
        <w:rPr>
          <w:rFonts w:ascii="Times-Roman" w:hAnsi="Times-Roman" w:cs="Times-Roman"/>
        </w:rPr>
        <w:t>ní a komunika</w:t>
      </w:r>
      <w:r>
        <w:rPr>
          <w:rFonts w:ascii="TTE29714C8t00" w:hAnsi="TTE29714C8t00" w:cs="TTE29714C8t00"/>
        </w:rPr>
        <w:t>č</w:t>
      </w:r>
      <w:r>
        <w:rPr>
          <w:rFonts w:ascii="Times-Roman" w:hAnsi="Times-Roman" w:cs="Times-Roman"/>
        </w:rPr>
        <w:t xml:space="preserve">ní technologie je </w:t>
      </w:r>
      <w:r>
        <w:rPr>
          <w:rFonts w:ascii="TTE29714C8t00" w:hAnsi="TTE29714C8t00" w:cs="TTE29714C8t00"/>
        </w:rPr>
        <w:t>č</w:t>
      </w:r>
      <w:r>
        <w:rPr>
          <w:rFonts w:ascii="Times-Roman" w:hAnsi="Times-Roman" w:cs="Times-Roman"/>
        </w:rPr>
        <w:t>len</w:t>
      </w:r>
      <w:r>
        <w:rPr>
          <w:rFonts w:ascii="TTE29714C8t00" w:hAnsi="TTE29714C8t00" w:cs="TTE29714C8t00"/>
        </w:rPr>
        <w:t>ě</w:t>
      </w:r>
      <w:r>
        <w:rPr>
          <w:rFonts w:ascii="Times-Roman" w:hAnsi="Times-Roman" w:cs="Times-Roman"/>
        </w:rPr>
        <w:t>no do n</w:t>
      </w:r>
      <w:r>
        <w:rPr>
          <w:rFonts w:ascii="TTE29714C8t00" w:hAnsi="TTE29714C8t00" w:cs="TTE29714C8t00"/>
        </w:rPr>
        <w:t>ě</w:t>
      </w:r>
      <w:r>
        <w:rPr>
          <w:rFonts w:ascii="Times-Roman" w:hAnsi="Times-Roman" w:cs="Times-Roman"/>
        </w:rPr>
        <w:t>kolika témati</w:t>
      </w:r>
      <w:r>
        <w:rPr>
          <w:rFonts w:ascii="Times-Roman" w:hAnsi="Times-Roman" w:cs="Times-Roman"/>
        </w:rPr>
        <w:t>c</w:t>
      </w:r>
      <w:r>
        <w:rPr>
          <w:rFonts w:ascii="Times-Roman" w:hAnsi="Times-Roman" w:cs="Times-Roman"/>
        </w:rPr>
        <w:t>kých celků. N</w:t>
      </w:r>
      <w:r>
        <w:rPr>
          <w:rFonts w:ascii="TTE29714C8t00" w:hAnsi="TTE29714C8t00" w:cs="TTE29714C8t00"/>
        </w:rPr>
        <w:t>ě</w:t>
      </w:r>
      <w:r>
        <w:rPr>
          <w:rFonts w:ascii="Times-Roman" w:hAnsi="Times-Roman" w:cs="Times-Roman"/>
        </w:rPr>
        <w:t>které z nich se v pr</w:t>
      </w:r>
      <w:r>
        <w:rPr>
          <w:rFonts w:ascii="TTE29714C8t00" w:hAnsi="TTE29714C8t00" w:cs="TTE29714C8t00"/>
        </w:rPr>
        <w:t>ů</w:t>
      </w:r>
      <w:r>
        <w:rPr>
          <w:rFonts w:ascii="Times-Roman" w:hAnsi="Times-Roman" w:cs="Times-Roman"/>
        </w:rPr>
        <w:t>běhu vzdělávání opakují, ovšem vždy na vyšší úrovni a s vyšš</w:t>
      </w:r>
      <w:r>
        <w:rPr>
          <w:rFonts w:ascii="Times-Roman" w:hAnsi="Times-Roman" w:cs="Times-Roman"/>
        </w:rPr>
        <w:t>í</w:t>
      </w:r>
      <w:r>
        <w:rPr>
          <w:rFonts w:ascii="Times-Roman" w:hAnsi="Times-Roman" w:cs="Times-Roman"/>
        </w:rPr>
        <w:t xml:space="preserve"> náročností. Žáci jsou vzděláváni v oblasti hardwaru, softwaru a počítačových sítí. Stěžejním učivem je ovládání operačního systému, standardních aplikačních programů</w:t>
      </w:r>
      <w:r>
        <w:rPr>
          <w:rFonts w:ascii="TTE29714C8t00" w:hAnsi="TTE29714C8t00" w:cs="TTE29714C8t00"/>
        </w:rPr>
        <w:t xml:space="preserve"> </w:t>
      </w:r>
      <w:r>
        <w:rPr>
          <w:rFonts w:ascii="Times-Roman" w:hAnsi="Times-Roman" w:cs="Times-Roman"/>
        </w:rPr>
        <w:t>– textového ed</w:t>
      </w:r>
      <w:r>
        <w:rPr>
          <w:rFonts w:ascii="Times-Roman" w:hAnsi="Times-Roman" w:cs="Times-Roman"/>
        </w:rPr>
        <w:t>i</w:t>
      </w:r>
      <w:r>
        <w:rPr>
          <w:rFonts w:ascii="Times-Roman" w:hAnsi="Times-Roman" w:cs="Times-Roman"/>
        </w:rPr>
        <w:t>toru,tabulkového procesoru, programu pro tvorbu prezentací, vektorového a rastrového gr</w:t>
      </w:r>
      <w:r>
        <w:rPr>
          <w:rFonts w:ascii="Times-Roman" w:hAnsi="Times-Roman" w:cs="Times-Roman"/>
        </w:rPr>
        <w:t>a</w:t>
      </w:r>
      <w:r>
        <w:rPr>
          <w:rFonts w:ascii="Times-Roman" w:hAnsi="Times-Roman" w:cs="Times-Roman"/>
        </w:rPr>
        <w:t>fického editoru, databázového programu. Žáci se rovn</w:t>
      </w:r>
      <w:r>
        <w:rPr>
          <w:rFonts w:ascii="TTE29714C8t00" w:hAnsi="TTE29714C8t00" w:cs="TTE29714C8t00"/>
        </w:rPr>
        <w:t>ě</w:t>
      </w:r>
      <w:r>
        <w:rPr>
          <w:rFonts w:ascii="Times-Roman" w:hAnsi="Times-Roman" w:cs="Times-Roman"/>
        </w:rPr>
        <w:t>ž u</w:t>
      </w:r>
      <w:r>
        <w:rPr>
          <w:rFonts w:ascii="TTE29714C8t00" w:hAnsi="TTE29714C8t00" w:cs="TTE29714C8t00"/>
        </w:rPr>
        <w:t>č</w:t>
      </w:r>
      <w:r>
        <w:rPr>
          <w:rFonts w:ascii="Times-Roman" w:hAnsi="Times-Roman" w:cs="Times-Roman"/>
        </w:rPr>
        <w:t>í práci s informacemi, jejich v</w:t>
      </w:r>
      <w:r>
        <w:rPr>
          <w:rFonts w:ascii="Times-Roman" w:hAnsi="Times-Roman" w:cs="Times-Roman"/>
        </w:rPr>
        <w:t>y</w:t>
      </w:r>
      <w:r>
        <w:rPr>
          <w:rFonts w:ascii="Times-Roman" w:hAnsi="Times-Roman" w:cs="Times-Roman"/>
        </w:rPr>
        <w:t>hledávání prost</w:t>
      </w:r>
      <w:r>
        <w:rPr>
          <w:rFonts w:ascii="TTE29714C8t00" w:hAnsi="TTE29714C8t00" w:cs="TTE29714C8t00"/>
        </w:rPr>
        <w:t>ř</w:t>
      </w:r>
      <w:r>
        <w:rPr>
          <w:rFonts w:ascii="Times-Roman" w:hAnsi="Times-Roman" w:cs="Times-Roman"/>
        </w:rPr>
        <w:t>ednictvím sít</w:t>
      </w:r>
      <w:r>
        <w:rPr>
          <w:rFonts w:ascii="TTE29714C8t00" w:hAnsi="TTE29714C8t00" w:cs="TTE29714C8t00"/>
        </w:rPr>
        <w:t xml:space="preserve">ě </w:t>
      </w:r>
      <w:r>
        <w:rPr>
          <w:rFonts w:ascii="Times-Roman" w:hAnsi="Times-Roman" w:cs="Times-Roman"/>
        </w:rPr>
        <w:t>Internet, vyhodnocování a následnému využití a zpracování. Logické myšlení žáků</w:t>
      </w:r>
      <w:r>
        <w:rPr>
          <w:rFonts w:ascii="TTE29714C8t00" w:hAnsi="TTE29714C8t00" w:cs="TTE29714C8t00"/>
        </w:rPr>
        <w:t xml:space="preserve"> </w:t>
      </w:r>
      <w:r>
        <w:rPr>
          <w:rFonts w:ascii="Times-Roman" w:hAnsi="Times-Roman" w:cs="Times-Roman"/>
        </w:rPr>
        <w:t>je prohlubováno prost</w:t>
      </w:r>
      <w:r>
        <w:rPr>
          <w:rFonts w:ascii="TTE29714C8t00" w:hAnsi="TTE29714C8t00" w:cs="TTE29714C8t00"/>
        </w:rPr>
        <w:t>ř</w:t>
      </w:r>
      <w:r>
        <w:rPr>
          <w:rFonts w:ascii="Times-Roman" w:hAnsi="Times-Roman" w:cs="Times-Roman"/>
        </w:rPr>
        <w:t xml:space="preserve">ednictvím tématického celku </w:t>
      </w:r>
      <w:r>
        <w:rPr>
          <w:rFonts w:ascii="Times-Italic" w:hAnsi="Times-Italic" w:cs="Times-Italic"/>
          <w:i/>
          <w:iCs/>
        </w:rPr>
        <w:t>Algoritmizace</w:t>
      </w:r>
      <w:r>
        <w:rPr>
          <w:rFonts w:ascii="Times-Roman" w:hAnsi="Times-Roman" w:cs="Times-Roman"/>
        </w:rPr>
        <w:t>.</w:t>
      </w:r>
    </w:p>
    <w:p w:rsidR="0006590A" w:rsidRDefault="0006590A"/>
    <w:p w:rsidR="0006590A" w:rsidRDefault="0006590A"/>
    <w:p w:rsidR="0006590A" w:rsidRDefault="0006590A"/>
    <w:p w:rsidR="0006590A" w:rsidRDefault="0006590A">
      <w:r>
        <w:br w:type="page"/>
      </w:r>
    </w:p>
    <w:p w:rsidR="0006590A" w:rsidRDefault="0006590A">
      <w:pPr>
        <w:pStyle w:val="Normln1"/>
      </w:pPr>
      <w:r>
        <w:t>___________________________________________________________________________</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Na u</w:t>
      </w:r>
      <w:r>
        <w:rPr>
          <w:rFonts w:ascii="TTE29714C8t00" w:hAnsi="TTE29714C8t00" w:cs="TTE29714C8t00"/>
        </w:rPr>
        <w:t>č</w:t>
      </w:r>
      <w:r>
        <w:rPr>
          <w:rFonts w:ascii="Times-Roman" w:hAnsi="Times-Roman" w:cs="Times-Roman"/>
        </w:rPr>
        <w:t>ivo p</w:t>
      </w:r>
      <w:r>
        <w:rPr>
          <w:rFonts w:ascii="TTE29714C8t00" w:hAnsi="TTE29714C8t00" w:cs="TTE29714C8t00"/>
        </w:rPr>
        <w:t>ř</w:t>
      </w:r>
      <w:r>
        <w:rPr>
          <w:rFonts w:ascii="Times-Roman" w:hAnsi="Times-Roman" w:cs="Times-Roman"/>
        </w:rPr>
        <w:t>edm</w:t>
      </w:r>
      <w:r>
        <w:rPr>
          <w:rFonts w:ascii="TTE29714C8t00" w:hAnsi="TTE29714C8t00" w:cs="TTE29714C8t00"/>
        </w:rPr>
        <w:t>ě</w:t>
      </w:r>
      <w:r>
        <w:rPr>
          <w:rFonts w:ascii="Times-Roman" w:hAnsi="Times-Roman" w:cs="Times-Roman"/>
        </w:rPr>
        <w:t>tu Informa</w:t>
      </w:r>
      <w:r>
        <w:rPr>
          <w:rFonts w:ascii="TTE29714C8t00" w:hAnsi="TTE29714C8t00" w:cs="TTE29714C8t00"/>
        </w:rPr>
        <w:t>č</w:t>
      </w:r>
      <w:r>
        <w:rPr>
          <w:rFonts w:ascii="Times-Roman" w:hAnsi="Times-Roman" w:cs="Times-Roman"/>
        </w:rPr>
        <w:t xml:space="preserve">ní a komunikační technologie navazují ve </w:t>
      </w:r>
      <w:r>
        <w:rPr>
          <w:rFonts w:ascii="TTE29714C8t00" w:hAnsi="TTE29714C8t00" w:cs="TTE29714C8t00"/>
        </w:rPr>
        <w:t>č</w:t>
      </w:r>
      <w:r>
        <w:rPr>
          <w:rFonts w:ascii="Times-Roman" w:hAnsi="Times-Roman" w:cs="Times-Roman"/>
        </w:rPr>
        <w:t>tvrtém ro</w:t>
      </w:r>
      <w:r>
        <w:rPr>
          <w:rFonts w:ascii="TTE29714C8t00" w:hAnsi="TTE29714C8t00" w:cs="TTE29714C8t00"/>
        </w:rPr>
        <w:t>č</w:t>
      </w:r>
      <w:r>
        <w:rPr>
          <w:rFonts w:ascii="Times-Roman" w:hAnsi="Times-Roman" w:cs="Times-Roman"/>
        </w:rPr>
        <w:t>níku vol</w:t>
      </w:r>
      <w:r>
        <w:rPr>
          <w:rFonts w:ascii="Times-Roman" w:hAnsi="Times-Roman" w:cs="Times-Roman"/>
        </w:rPr>
        <w:t>i</w:t>
      </w:r>
      <w:r>
        <w:rPr>
          <w:rFonts w:ascii="Times-Roman" w:hAnsi="Times-Roman" w:cs="Times-Roman"/>
        </w:rPr>
        <w:t>telné seminá</w:t>
      </w:r>
      <w:r>
        <w:rPr>
          <w:rFonts w:ascii="TTE29714C8t00" w:hAnsi="TTE29714C8t00" w:cs="TTE29714C8t00"/>
        </w:rPr>
        <w:t>ř</w:t>
      </w:r>
      <w:r>
        <w:rPr>
          <w:rFonts w:ascii="Times-Roman" w:hAnsi="Times-Roman" w:cs="Times-Roman"/>
        </w:rPr>
        <w:t>e informa</w:t>
      </w:r>
      <w:r>
        <w:rPr>
          <w:rFonts w:ascii="TTE29714C8t00" w:hAnsi="TTE29714C8t00" w:cs="TTE29714C8t00"/>
        </w:rPr>
        <w:t>č</w:t>
      </w:r>
      <w:r>
        <w:rPr>
          <w:rFonts w:ascii="Times-Roman" w:hAnsi="Times-Roman" w:cs="Times-Roman"/>
        </w:rPr>
        <w:t>ní a komunika</w:t>
      </w:r>
      <w:r>
        <w:rPr>
          <w:rFonts w:ascii="TTE29714C8t00" w:hAnsi="TTE29714C8t00" w:cs="TTE29714C8t00"/>
        </w:rPr>
        <w:t>č</w:t>
      </w:r>
      <w:r>
        <w:rPr>
          <w:rFonts w:ascii="Times-Roman" w:hAnsi="Times-Roman" w:cs="Times-Roman"/>
        </w:rPr>
        <w:t>ní technologie-seminář</w:t>
      </w:r>
      <w:r>
        <w:rPr>
          <w:rFonts w:ascii="TTE29714C8t00" w:hAnsi="TTE29714C8t00" w:cs="TTE29714C8t00"/>
        </w:rPr>
        <w:t xml:space="preserve"> </w:t>
      </w:r>
      <w:r>
        <w:rPr>
          <w:rFonts w:ascii="Times-Roman" w:hAnsi="Times-Roman" w:cs="Times-Roman"/>
        </w:rPr>
        <w:t>a práce s multimédii, od dr</w:t>
      </w:r>
      <w:r>
        <w:rPr>
          <w:rFonts w:ascii="Times-Roman" w:hAnsi="Times-Roman" w:cs="Times-Roman"/>
        </w:rPr>
        <w:t>u</w:t>
      </w:r>
      <w:r>
        <w:rPr>
          <w:rFonts w:ascii="Times-Roman" w:hAnsi="Times-Roman" w:cs="Times-Roman"/>
        </w:rPr>
        <w:t>hého ro</w:t>
      </w:r>
      <w:r>
        <w:rPr>
          <w:rFonts w:ascii="TTE29714C8t00" w:hAnsi="TTE29714C8t00" w:cs="TTE29714C8t00"/>
        </w:rPr>
        <w:t>č</w:t>
      </w:r>
      <w:r>
        <w:rPr>
          <w:rFonts w:ascii="Times-Roman" w:hAnsi="Times-Roman" w:cs="Times-Roman"/>
        </w:rPr>
        <w:t>níku jsou vyu</w:t>
      </w:r>
      <w:r>
        <w:rPr>
          <w:rFonts w:ascii="TTE29714C8t00" w:hAnsi="TTE29714C8t00" w:cs="TTE29714C8t00"/>
        </w:rPr>
        <w:t>č</w:t>
      </w:r>
      <w:r>
        <w:rPr>
          <w:rFonts w:ascii="Times-Roman" w:hAnsi="Times-Roman" w:cs="Times-Roman"/>
        </w:rPr>
        <w:t>ovány CAD systémy.</w:t>
      </w:r>
    </w:p>
    <w:p w:rsidR="0006590A" w:rsidRDefault="0006590A">
      <w:pPr>
        <w:keepNext w:val="0"/>
        <w:autoSpaceDE w:val="0"/>
        <w:autoSpaceDN w:val="0"/>
        <w:adjustRightInd w:val="0"/>
        <w:spacing w:line="240" w:lineRule="auto"/>
        <w:jc w:val="left"/>
        <w:rPr>
          <w:rFonts w:ascii="Times-Bold" w:hAnsi="Times-Bold" w:cs="Times-Bold"/>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8"/>
        <w:gridCol w:w="7842"/>
      </w:tblGrid>
      <w:tr w:rsidR="0006590A">
        <w:tc>
          <w:tcPr>
            <w:tcW w:w="9210" w:type="dxa"/>
            <w:gridSpan w:val="2"/>
            <w:shd w:val="clear" w:color="auto" w:fill="CCFFCC"/>
            <w:vAlign w:val="center"/>
          </w:tcPr>
          <w:p w:rsidR="0006590A" w:rsidRDefault="0006590A">
            <w:pPr>
              <w:keepNext w:val="0"/>
              <w:autoSpaceDE w:val="0"/>
              <w:autoSpaceDN w:val="0"/>
              <w:adjustRightInd w:val="0"/>
              <w:spacing w:line="240" w:lineRule="auto"/>
              <w:jc w:val="center"/>
              <w:rPr>
                <w:b/>
                <w:bCs/>
              </w:rPr>
            </w:pPr>
            <w:r>
              <w:rPr>
                <w:b/>
                <w:bCs/>
              </w:rPr>
              <w:t>Rozdělení tématických celků do ročníků</w:t>
            </w:r>
          </w:p>
          <w:p w:rsidR="0006590A" w:rsidRDefault="0006590A">
            <w:pPr>
              <w:keepNext w:val="0"/>
              <w:autoSpaceDE w:val="0"/>
              <w:autoSpaceDN w:val="0"/>
              <w:adjustRightInd w:val="0"/>
              <w:spacing w:line="240" w:lineRule="auto"/>
              <w:jc w:val="center"/>
              <w:rPr>
                <w:b/>
                <w:bCs/>
              </w:rPr>
            </w:pPr>
          </w:p>
        </w:tc>
      </w:tr>
      <w:tr w:rsidR="0006590A">
        <w:tc>
          <w:tcPr>
            <w:tcW w:w="1368" w:type="dxa"/>
            <w:shd w:val="clear" w:color="auto" w:fill="FFFF00"/>
            <w:vAlign w:val="center"/>
          </w:tcPr>
          <w:p w:rsidR="0006590A" w:rsidRDefault="0006590A">
            <w:pPr>
              <w:keepNext w:val="0"/>
              <w:autoSpaceDE w:val="0"/>
              <w:autoSpaceDN w:val="0"/>
              <w:adjustRightInd w:val="0"/>
              <w:spacing w:line="240" w:lineRule="auto"/>
              <w:jc w:val="center"/>
            </w:pPr>
            <w:r>
              <w:t>1. ročník</w:t>
            </w:r>
          </w:p>
        </w:tc>
        <w:tc>
          <w:tcPr>
            <w:tcW w:w="7842" w:type="dxa"/>
            <w:vAlign w:val="center"/>
          </w:tcPr>
          <w:p w:rsidR="0006590A" w:rsidRDefault="0006590A">
            <w:pPr>
              <w:keepNext w:val="0"/>
              <w:autoSpaceDE w:val="0"/>
              <w:autoSpaceDN w:val="0"/>
              <w:adjustRightInd w:val="0"/>
              <w:spacing w:line="240" w:lineRule="auto"/>
              <w:jc w:val="left"/>
              <w:rPr>
                <w:rFonts w:ascii="Times-Italic" w:hAnsi="Times-Italic" w:cs="Times-Italic"/>
                <w:i/>
                <w:iCs/>
                <w:u w:val="single"/>
              </w:rPr>
            </w:pPr>
            <w:r>
              <w:rPr>
                <w:rFonts w:ascii="Times-Italic" w:hAnsi="Times-Italic" w:cs="Times-Italic"/>
                <w:i/>
                <w:iCs/>
                <w:u w:val="single"/>
              </w:rPr>
              <w:t xml:space="preserve">Teoretická </w:t>
            </w:r>
            <w:r>
              <w:rPr>
                <w:rFonts w:ascii="TTE2974228t00" w:hAnsi="TTE2974228t00" w:cs="TTE2974228t00"/>
                <w:u w:val="single"/>
              </w:rPr>
              <w:t>č</w:t>
            </w:r>
            <w:r>
              <w:rPr>
                <w:rFonts w:ascii="Times-Italic" w:hAnsi="Times-Italic" w:cs="Times-Italic"/>
                <w:i/>
                <w:iCs/>
                <w:u w:val="single"/>
              </w:rPr>
              <w:t>ást:</w:t>
            </w:r>
          </w:p>
          <w:p w:rsidR="0006590A" w:rsidRDefault="0006590A">
            <w:pPr>
              <w:keepNext w:val="0"/>
              <w:autoSpaceDE w:val="0"/>
              <w:autoSpaceDN w:val="0"/>
              <w:adjustRightInd w:val="0"/>
              <w:spacing w:line="240" w:lineRule="auto"/>
              <w:jc w:val="left"/>
              <w:rPr>
                <w:rFonts w:ascii="Times-Italic" w:hAnsi="Times-Italic" w:cs="Times-Italic"/>
                <w:i/>
                <w:iCs/>
              </w:rPr>
            </w:pPr>
            <w:r>
              <w:rPr>
                <w:rFonts w:ascii="Times-Italic" w:hAnsi="Times-Italic" w:cs="Times-Italic"/>
                <w:i/>
                <w:iCs/>
              </w:rPr>
              <w:t>1. Základní pojmy</w:t>
            </w:r>
          </w:p>
          <w:p w:rsidR="0006590A" w:rsidRDefault="0006590A">
            <w:pPr>
              <w:keepNext w:val="0"/>
              <w:autoSpaceDE w:val="0"/>
              <w:autoSpaceDN w:val="0"/>
              <w:adjustRightInd w:val="0"/>
              <w:spacing w:line="240" w:lineRule="auto"/>
              <w:jc w:val="left"/>
              <w:rPr>
                <w:rFonts w:ascii="TTE2974228t00" w:hAnsi="TTE2974228t00" w:cs="TTE2974228t00"/>
              </w:rPr>
            </w:pPr>
            <w:r>
              <w:rPr>
                <w:rFonts w:ascii="Times-Italic" w:hAnsi="Times-Italic" w:cs="Times-Italic"/>
                <w:i/>
                <w:iCs/>
              </w:rPr>
              <w:t>2. Technické vybavení po</w:t>
            </w:r>
            <w:r>
              <w:rPr>
                <w:rFonts w:ascii="TTE2974228t00" w:hAnsi="TTE2974228t00" w:cs="TTE2974228t00"/>
              </w:rPr>
              <w:t>č</w:t>
            </w:r>
            <w:r>
              <w:rPr>
                <w:rFonts w:ascii="Times-Italic" w:hAnsi="Times-Italic" w:cs="Times-Italic"/>
                <w:i/>
                <w:iCs/>
              </w:rPr>
              <w:t>íta</w:t>
            </w:r>
            <w:r>
              <w:rPr>
                <w:rFonts w:ascii="TTE2974228t00" w:hAnsi="TTE2974228t00" w:cs="TTE2974228t00"/>
              </w:rPr>
              <w:t>čů</w:t>
            </w:r>
          </w:p>
          <w:p w:rsidR="0006590A" w:rsidRDefault="0006590A">
            <w:pPr>
              <w:keepNext w:val="0"/>
              <w:autoSpaceDE w:val="0"/>
              <w:autoSpaceDN w:val="0"/>
              <w:adjustRightInd w:val="0"/>
              <w:spacing w:line="240" w:lineRule="auto"/>
              <w:jc w:val="left"/>
              <w:rPr>
                <w:rFonts w:ascii="TTE2974228t00" w:hAnsi="TTE2974228t00" w:cs="TTE2974228t00"/>
              </w:rPr>
            </w:pPr>
            <w:r>
              <w:rPr>
                <w:rFonts w:ascii="Times-Italic" w:hAnsi="Times-Italic" w:cs="Times-Italic"/>
                <w:i/>
                <w:iCs/>
              </w:rPr>
              <w:t>3. Programové vybavení počítačů</w:t>
            </w:r>
          </w:p>
          <w:p w:rsidR="0006590A" w:rsidRDefault="0006590A">
            <w:pPr>
              <w:keepNext w:val="0"/>
              <w:autoSpaceDE w:val="0"/>
              <w:autoSpaceDN w:val="0"/>
              <w:adjustRightInd w:val="0"/>
              <w:spacing w:line="240" w:lineRule="auto"/>
              <w:jc w:val="left"/>
              <w:rPr>
                <w:rFonts w:ascii="TTE2974228t00" w:hAnsi="TTE2974228t00" w:cs="TTE2974228t00"/>
              </w:rPr>
            </w:pPr>
            <w:r>
              <w:rPr>
                <w:rFonts w:ascii="Times-Italic" w:hAnsi="Times-Italic" w:cs="Times-Italic"/>
                <w:i/>
                <w:iCs/>
              </w:rPr>
              <w:t>4. Počítačové sítě</w:t>
            </w:r>
          </w:p>
          <w:p w:rsidR="0006590A" w:rsidRDefault="0006590A">
            <w:pPr>
              <w:keepNext w:val="0"/>
              <w:autoSpaceDE w:val="0"/>
              <w:autoSpaceDN w:val="0"/>
              <w:adjustRightInd w:val="0"/>
              <w:spacing w:line="240" w:lineRule="auto"/>
              <w:jc w:val="left"/>
              <w:rPr>
                <w:rFonts w:ascii="Times-Italic" w:hAnsi="Times-Italic" w:cs="Times-Italic"/>
                <w:i/>
                <w:iCs/>
              </w:rPr>
            </w:pPr>
            <w:r>
              <w:rPr>
                <w:rFonts w:ascii="Times-Italic" w:hAnsi="Times-Italic" w:cs="Times-Italic"/>
                <w:i/>
                <w:iCs/>
              </w:rPr>
              <w:t>5. Ochrana dat</w:t>
            </w:r>
          </w:p>
          <w:p w:rsidR="0006590A" w:rsidRDefault="0006590A">
            <w:pPr>
              <w:keepNext w:val="0"/>
              <w:autoSpaceDE w:val="0"/>
              <w:autoSpaceDN w:val="0"/>
              <w:adjustRightInd w:val="0"/>
              <w:spacing w:line="240" w:lineRule="auto"/>
              <w:jc w:val="left"/>
              <w:rPr>
                <w:rFonts w:ascii="Times-Italic" w:hAnsi="Times-Italic" w:cs="Times-Italic"/>
                <w:i/>
                <w:iCs/>
                <w:u w:val="single"/>
              </w:rPr>
            </w:pPr>
            <w:r>
              <w:rPr>
                <w:rFonts w:ascii="Times-Italic" w:hAnsi="Times-Italic" w:cs="Times-Italic"/>
                <w:i/>
                <w:iCs/>
                <w:u w:val="single"/>
              </w:rPr>
              <w:t>Cvičení:</w:t>
            </w:r>
          </w:p>
          <w:p w:rsidR="0006590A" w:rsidRDefault="0006590A">
            <w:pPr>
              <w:keepNext w:val="0"/>
              <w:autoSpaceDE w:val="0"/>
              <w:autoSpaceDN w:val="0"/>
              <w:adjustRightInd w:val="0"/>
              <w:spacing w:line="240" w:lineRule="auto"/>
              <w:jc w:val="left"/>
              <w:rPr>
                <w:rFonts w:ascii="Times-Italic" w:hAnsi="Times-Italic" w:cs="Times-Italic"/>
                <w:i/>
                <w:iCs/>
              </w:rPr>
            </w:pPr>
            <w:r>
              <w:rPr>
                <w:rFonts w:ascii="Times-Italic" w:hAnsi="Times-Italic" w:cs="Times-Italic"/>
                <w:i/>
                <w:iCs/>
              </w:rPr>
              <w:t>1. Práce s počítačem, operační systém</w:t>
            </w:r>
          </w:p>
          <w:p w:rsidR="0006590A" w:rsidRDefault="0006590A">
            <w:pPr>
              <w:keepNext w:val="0"/>
              <w:autoSpaceDE w:val="0"/>
              <w:autoSpaceDN w:val="0"/>
              <w:adjustRightInd w:val="0"/>
              <w:spacing w:line="240" w:lineRule="auto"/>
              <w:jc w:val="left"/>
              <w:rPr>
                <w:rFonts w:ascii="TTE2974228t00" w:hAnsi="TTE2974228t00" w:cs="TTE2974228t00"/>
              </w:rPr>
            </w:pPr>
            <w:r>
              <w:rPr>
                <w:rFonts w:ascii="Times-Italic" w:hAnsi="Times-Italic" w:cs="Times-Italic"/>
                <w:i/>
                <w:iCs/>
              </w:rPr>
              <w:t>2. Počítačové sítě</w:t>
            </w:r>
          </w:p>
          <w:p w:rsidR="0006590A" w:rsidRDefault="0006590A">
            <w:pPr>
              <w:keepNext w:val="0"/>
              <w:autoSpaceDE w:val="0"/>
              <w:autoSpaceDN w:val="0"/>
              <w:adjustRightInd w:val="0"/>
              <w:spacing w:line="240" w:lineRule="auto"/>
              <w:jc w:val="left"/>
              <w:rPr>
                <w:rFonts w:ascii="Times-Italic" w:hAnsi="Times-Italic" w:cs="Times-Italic"/>
                <w:i/>
                <w:iCs/>
              </w:rPr>
            </w:pPr>
            <w:r>
              <w:rPr>
                <w:rFonts w:ascii="Times-Italic" w:hAnsi="Times-Italic" w:cs="Times-Italic"/>
                <w:i/>
                <w:iCs/>
              </w:rPr>
              <w:t>3. Textový editor Word</w:t>
            </w:r>
          </w:p>
          <w:p w:rsidR="0006590A" w:rsidRDefault="0006590A">
            <w:pPr>
              <w:keepNext w:val="0"/>
              <w:autoSpaceDE w:val="0"/>
              <w:autoSpaceDN w:val="0"/>
              <w:adjustRightInd w:val="0"/>
              <w:spacing w:line="240" w:lineRule="auto"/>
              <w:jc w:val="left"/>
              <w:rPr>
                <w:rFonts w:ascii="Times-Italic" w:hAnsi="Times-Italic" w:cs="Times-Italic"/>
                <w:sz w:val="20"/>
                <w:szCs w:val="20"/>
              </w:rPr>
            </w:pPr>
            <w:r>
              <w:rPr>
                <w:rFonts w:ascii="Times-Italic" w:hAnsi="Times-Italic" w:cs="Times-Italic"/>
                <w:i/>
                <w:iCs/>
              </w:rPr>
              <w:t>4. Tabulkový procesor Excel</w:t>
            </w:r>
          </w:p>
        </w:tc>
      </w:tr>
      <w:tr w:rsidR="0006590A">
        <w:tc>
          <w:tcPr>
            <w:tcW w:w="1368" w:type="dxa"/>
            <w:shd w:val="clear" w:color="auto" w:fill="FFFF00"/>
            <w:vAlign w:val="center"/>
          </w:tcPr>
          <w:p w:rsidR="0006590A" w:rsidRDefault="0006590A">
            <w:pPr>
              <w:keepNext w:val="0"/>
              <w:autoSpaceDE w:val="0"/>
              <w:autoSpaceDN w:val="0"/>
              <w:adjustRightInd w:val="0"/>
              <w:spacing w:line="240" w:lineRule="auto"/>
              <w:jc w:val="center"/>
            </w:pPr>
            <w:r>
              <w:t>2. ročník</w:t>
            </w:r>
          </w:p>
        </w:tc>
        <w:tc>
          <w:tcPr>
            <w:tcW w:w="7842" w:type="dxa"/>
          </w:tcPr>
          <w:p w:rsidR="0006590A" w:rsidRDefault="0006590A">
            <w:pPr>
              <w:keepNext w:val="0"/>
              <w:autoSpaceDE w:val="0"/>
              <w:autoSpaceDN w:val="0"/>
              <w:adjustRightInd w:val="0"/>
              <w:spacing w:line="240" w:lineRule="auto"/>
              <w:jc w:val="left"/>
              <w:rPr>
                <w:rFonts w:ascii="Times-Italic" w:hAnsi="Times-Italic" w:cs="Times-Italic"/>
                <w:i/>
                <w:iCs/>
              </w:rPr>
            </w:pPr>
            <w:r>
              <w:rPr>
                <w:rFonts w:ascii="Times-Italic" w:hAnsi="Times-Italic" w:cs="Times-Italic"/>
                <w:i/>
                <w:iCs/>
              </w:rPr>
              <w:t>1. Prohloubení znalostí aplikačního softwaru</w:t>
            </w:r>
          </w:p>
          <w:p w:rsidR="0006590A" w:rsidRDefault="0006590A">
            <w:pPr>
              <w:keepNext w:val="0"/>
              <w:autoSpaceDE w:val="0"/>
              <w:autoSpaceDN w:val="0"/>
              <w:adjustRightInd w:val="0"/>
              <w:spacing w:line="240" w:lineRule="auto"/>
              <w:jc w:val="left"/>
              <w:rPr>
                <w:rFonts w:ascii="Times-Italic" w:hAnsi="Times-Italic" w:cs="Times-Italic"/>
                <w:i/>
                <w:iCs/>
              </w:rPr>
            </w:pPr>
            <w:r>
              <w:rPr>
                <w:rFonts w:ascii="Times-Italic" w:hAnsi="Times-Italic" w:cs="Times-Italic"/>
                <w:i/>
                <w:iCs/>
              </w:rPr>
              <w:t>2. Počítačová grafika</w:t>
            </w:r>
          </w:p>
          <w:p w:rsidR="0006590A" w:rsidRDefault="0006590A">
            <w:pPr>
              <w:keepNext w:val="0"/>
              <w:autoSpaceDE w:val="0"/>
              <w:autoSpaceDN w:val="0"/>
              <w:adjustRightInd w:val="0"/>
              <w:spacing w:line="240" w:lineRule="auto"/>
              <w:jc w:val="left"/>
              <w:rPr>
                <w:rFonts w:ascii="Times-Italic" w:hAnsi="Times-Italic" w:cs="Times-Italic"/>
                <w:i/>
                <w:iCs/>
              </w:rPr>
            </w:pPr>
            <w:r>
              <w:rPr>
                <w:rFonts w:ascii="Times-Italic" w:hAnsi="Times-Italic" w:cs="Times-Italic"/>
                <w:i/>
                <w:iCs/>
              </w:rPr>
              <w:t>3. Prezentace</w:t>
            </w:r>
          </w:p>
          <w:p w:rsidR="0006590A" w:rsidRDefault="0006590A">
            <w:pPr>
              <w:keepNext w:val="0"/>
              <w:autoSpaceDE w:val="0"/>
              <w:autoSpaceDN w:val="0"/>
              <w:adjustRightInd w:val="0"/>
              <w:spacing w:line="240" w:lineRule="auto"/>
              <w:jc w:val="left"/>
              <w:rPr>
                <w:rFonts w:ascii="Times-Italic" w:hAnsi="Times-Italic" w:cs="Times-Italic"/>
                <w:sz w:val="20"/>
                <w:szCs w:val="20"/>
              </w:rPr>
            </w:pPr>
            <w:r>
              <w:rPr>
                <w:rFonts w:ascii="Times-Italic" w:hAnsi="Times-Italic" w:cs="Times-Italic"/>
                <w:i/>
                <w:iCs/>
              </w:rPr>
              <w:t>4. Relační databáze</w:t>
            </w:r>
          </w:p>
        </w:tc>
      </w:tr>
      <w:tr w:rsidR="0006590A">
        <w:tc>
          <w:tcPr>
            <w:tcW w:w="1368" w:type="dxa"/>
            <w:shd w:val="clear" w:color="auto" w:fill="FFFF00"/>
            <w:vAlign w:val="center"/>
          </w:tcPr>
          <w:p w:rsidR="0006590A" w:rsidRDefault="0006590A">
            <w:pPr>
              <w:keepNext w:val="0"/>
              <w:autoSpaceDE w:val="0"/>
              <w:autoSpaceDN w:val="0"/>
              <w:adjustRightInd w:val="0"/>
              <w:spacing w:line="240" w:lineRule="auto"/>
              <w:jc w:val="center"/>
            </w:pPr>
            <w:r>
              <w:t>3. ročník</w:t>
            </w:r>
          </w:p>
        </w:tc>
        <w:tc>
          <w:tcPr>
            <w:tcW w:w="7842" w:type="dxa"/>
          </w:tcPr>
          <w:p w:rsidR="0006590A" w:rsidRDefault="0006590A">
            <w:pPr>
              <w:keepNext w:val="0"/>
              <w:autoSpaceDE w:val="0"/>
              <w:autoSpaceDN w:val="0"/>
              <w:adjustRightInd w:val="0"/>
              <w:spacing w:line="240" w:lineRule="auto"/>
              <w:jc w:val="left"/>
              <w:rPr>
                <w:rFonts w:ascii="Times-Italic" w:hAnsi="Times-Italic" w:cs="Times-Italic"/>
                <w:i/>
                <w:iCs/>
              </w:rPr>
            </w:pPr>
            <w:r>
              <w:rPr>
                <w:rFonts w:ascii="Times-Italic" w:hAnsi="Times-Italic" w:cs="Times-Italic"/>
                <w:i/>
                <w:iCs/>
              </w:rPr>
              <w:t>1. Algoritmizace</w:t>
            </w:r>
          </w:p>
          <w:p w:rsidR="0006590A" w:rsidRDefault="0006590A">
            <w:pPr>
              <w:keepNext w:val="0"/>
              <w:autoSpaceDE w:val="0"/>
              <w:autoSpaceDN w:val="0"/>
              <w:adjustRightInd w:val="0"/>
              <w:spacing w:line="240" w:lineRule="auto"/>
              <w:jc w:val="left"/>
              <w:rPr>
                <w:rFonts w:ascii="Times-Italic" w:hAnsi="Times-Italic" w:cs="Times-Italic"/>
                <w:i/>
                <w:iCs/>
              </w:rPr>
            </w:pPr>
            <w:r>
              <w:rPr>
                <w:rFonts w:ascii="Times-Italic" w:hAnsi="Times-Italic" w:cs="Times-Italic"/>
                <w:i/>
                <w:iCs/>
              </w:rPr>
              <w:t>2. Úvod do programování</w:t>
            </w:r>
          </w:p>
          <w:p w:rsidR="0006590A" w:rsidRDefault="0006590A">
            <w:pPr>
              <w:keepNext w:val="0"/>
              <w:autoSpaceDE w:val="0"/>
              <w:autoSpaceDN w:val="0"/>
              <w:adjustRightInd w:val="0"/>
              <w:spacing w:line="240" w:lineRule="auto"/>
              <w:jc w:val="left"/>
              <w:rPr>
                <w:rFonts w:ascii="Times-Italic" w:hAnsi="Times-Italic" w:cs="Times-Italic"/>
                <w:sz w:val="20"/>
                <w:szCs w:val="20"/>
              </w:rPr>
            </w:pPr>
            <w:r>
              <w:rPr>
                <w:rFonts w:ascii="Times-Italic" w:hAnsi="Times-Italic" w:cs="Times-Italic"/>
                <w:i/>
                <w:iCs/>
              </w:rPr>
              <w:t>3. Multimédia</w:t>
            </w:r>
          </w:p>
        </w:tc>
      </w:tr>
    </w:tbl>
    <w:p w:rsidR="0006590A" w:rsidRDefault="0006590A">
      <w:pPr>
        <w:keepNext w:val="0"/>
        <w:autoSpaceDE w:val="0"/>
        <w:autoSpaceDN w:val="0"/>
        <w:adjustRightInd w:val="0"/>
        <w:spacing w:line="240" w:lineRule="auto"/>
        <w:jc w:val="left"/>
      </w:pPr>
    </w:p>
    <w:p w:rsidR="0006590A" w:rsidRDefault="0006590A">
      <w:pPr>
        <w:keepNext w:val="0"/>
        <w:autoSpaceDE w:val="0"/>
        <w:autoSpaceDN w:val="0"/>
        <w:adjustRightInd w:val="0"/>
        <w:spacing w:line="240" w:lineRule="auto"/>
        <w:jc w:val="left"/>
      </w:pPr>
      <w:r>
        <w:t>V práci řeším pro přílišnou obsažnost učební osnovu ŠVP pro 1. ročník</w:t>
      </w:r>
    </w:p>
    <w:p w:rsidR="0006590A" w:rsidRDefault="0006590A">
      <w:pPr>
        <w:keepNext w:val="0"/>
        <w:autoSpaceDE w:val="0"/>
        <w:autoSpaceDN w:val="0"/>
        <w:adjustRightInd w:val="0"/>
        <w:spacing w:line="240" w:lineRule="auto"/>
        <w:jc w:val="left"/>
        <w:rPr>
          <w:b/>
          <w:bCs/>
        </w:rPr>
      </w:pPr>
    </w:p>
    <w:p w:rsidR="0006590A" w:rsidRDefault="0006590A">
      <w:pPr>
        <w:rPr>
          <w:u w:val="single"/>
        </w:rPr>
      </w:pPr>
      <w:r>
        <w:rPr>
          <w:u w:val="single"/>
        </w:rPr>
        <w:t>Pojetí výuky</w:t>
      </w:r>
    </w:p>
    <w:p w:rsidR="0006590A" w:rsidRDefault="0006590A">
      <w:pPr>
        <w:rPr>
          <w:rFonts w:ascii="Times-Roman" w:hAnsi="Times-Roman" w:cs="Times-Roman"/>
        </w:rPr>
      </w:pPr>
      <w:r>
        <w:rPr>
          <w:rFonts w:ascii="Times-Roman" w:hAnsi="Times-Roman" w:cs="Times-Roman"/>
        </w:rPr>
        <w:t>Výuka je vedena v odborných po</w:t>
      </w:r>
      <w:r>
        <w:rPr>
          <w:rFonts w:ascii="TTE29714C8t00" w:hAnsi="TTE29714C8t00" w:cs="TTE29714C8t00"/>
        </w:rPr>
        <w:t>č</w:t>
      </w:r>
      <w:r>
        <w:rPr>
          <w:rFonts w:ascii="Times-Roman" w:hAnsi="Times-Roman" w:cs="Times-Roman"/>
        </w:rPr>
        <w:t>íta</w:t>
      </w:r>
      <w:r>
        <w:rPr>
          <w:rFonts w:ascii="TTE29714C8t00" w:hAnsi="TTE29714C8t00" w:cs="TTE29714C8t00"/>
        </w:rPr>
        <w:t>č</w:t>
      </w:r>
      <w:r>
        <w:rPr>
          <w:rFonts w:ascii="Times-Roman" w:hAnsi="Times-Roman" w:cs="Times-Roman"/>
        </w:rPr>
        <w:t>ových učebnách v dvouhodinové výukové jednotce v prvním a druhém ročníku a v jednohodinové jednotce ve třetím ročníku. Každý žák má k di</w:t>
      </w:r>
      <w:r>
        <w:rPr>
          <w:rFonts w:ascii="Times-Roman" w:hAnsi="Times-Roman" w:cs="Times-Roman"/>
        </w:rPr>
        <w:t>s</w:t>
      </w:r>
      <w:r>
        <w:rPr>
          <w:rFonts w:ascii="Times-Roman" w:hAnsi="Times-Roman" w:cs="Times-Roman"/>
        </w:rPr>
        <w:t>pozici vlastní počítač</w:t>
      </w:r>
      <w:r>
        <w:rPr>
          <w:rFonts w:ascii="TTE29714C8t00" w:hAnsi="TTE29714C8t00" w:cs="TTE29714C8t00"/>
        </w:rPr>
        <w:t xml:space="preserve"> </w:t>
      </w:r>
      <w:r>
        <w:rPr>
          <w:rFonts w:ascii="Times-Roman" w:hAnsi="Times-Roman" w:cs="Times-Roman"/>
        </w:rPr>
        <w:t>zapojený do školní sítě</w:t>
      </w:r>
      <w:r>
        <w:rPr>
          <w:rFonts w:ascii="TTE29714C8t00" w:hAnsi="TTE29714C8t00" w:cs="TTE29714C8t00"/>
        </w:rPr>
        <w:t xml:space="preserve"> </w:t>
      </w:r>
      <w:r>
        <w:rPr>
          <w:rFonts w:ascii="Times-Roman" w:hAnsi="Times-Roman" w:cs="Times-Roman"/>
        </w:rPr>
        <w:t>s možností připojení k síti Internet. V prvním ročníku je přidána jedna hodina teoretické výuky v multimediální učebně. Jedním z cíl</w:t>
      </w:r>
      <w:r>
        <w:rPr>
          <w:rFonts w:ascii="TTE29714C8t00" w:hAnsi="TTE29714C8t00" w:cs="TTE29714C8t00"/>
        </w:rPr>
        <w:t xml:space="preserve">u </w:t>
      </w:r>
      <w:r>
        <w:rPr>
          <w:rFonts w:ascii="Times-Roman" w:hAnsi="Times-Roman" w:cs="Times-Roman"/>
        </w:rPr>
        <w:t>pr</w:t>
      </w:r>
      <w:r>
        <w:rPr>
          <w:rFonts w:ascii="Times-Roman" w:hAnsi="Times-Roman" w:cs="Times-Roman"/>
        </w:rPr>
        <w:t>v</w:t>
      </w:r>
      <w:r>
        <w:rPr>
          <w:rFonts w:ascii="Times-Roman" w:hAnsi="Times-Roman" w:cs="Times-Roman"/>
        </w:rPr>
        <w:t>ního roku výuky je sjednotit velmi rozdílné vědomosti a hlavně</w:t>
      </w:r>
      <w:r>
        <w:rPr>
          <w:rFonts w:ascii="TTE29714C8t00" w:hAnsi="TTE29714C8t00" w:cs="TTE29714C8t00"/>
        </w:rPr>
        <w:t xml:space="preserve"> </w:t>
      </w:r>
      <w:r>
        <w:rPr>
          <w:rFonts w:ascii="Times-Roman" w:hAnsi="Times-Roman" w:cs="Times-Roman"/>
        </w:rPr>
        <w:t>dovednosti z oblasti ICT.</w:t>
      </w:r>
    </w:p>
    <w:p w:rsidR="0006590A" w:rsidRDefault="0006590A">
      <w:pPr>
        <w:rPr>
          <w:rFonts w:ascii="Times-Roman" w:hAnsi="Times-Roman" w:cs="Times-Roman"/>
        </w:rPr>
      </w:pPr>
      <w:r>
        <w:rPr>
          <w:rFonts w:ascii="Times-Roman" w:hAnsi="Times-Roman" w:cs="Times-Roman"/>
        </w:rPr>
        <w:t>Výuka informačních a komunikačních technologií je naplňována v jednotlivých fázích vy</w:t>
      </w:r>
      <w:r>
        <w:rPr>
          <w:rFonts w:ascii="Times-Roman" w:hAnsi="Times-Roman" w:cs="Times-Roman"/>
        </w:rPr>
        <w:t>u</w:t>
      </w:r>
      <w:r>
        <w:rPr>
          <w:rFonts w:ascii="Times-Roman" w:hAnsi="Times-Roman" w:cs="Times-Roman"/>
        </w:rPr>
        <w:t>čovacího procesu těmito metodami:</w:t>
      </w:r>
    </w:p>
    <w:p w:rsidR="0006590A" w:rsidRDefault="0006590A">
      <w:pPr>
        <w:rPr>
          <w:rFonts w:ascii="Times-Roman" w:hAnsi="Times-Roman" w:cs="Times-Roman"/>
        </w:rPr>
      </w:pPr>
      <w:r>
        <w:rPr>
          <w:rFonts w:ascii="Symbol" w:hAnsi="Symbol" w:cs="Symbol"/>
        </w:rPr>
        <w:t></w:t>
      </w:r>
      <w:r>
        <w:rPr>
          <w:rFonts w:ascii="Symbol" w:hAnsi="Symbol" w:cs="Symbol"/>
        </w:rPr>
        <w:t></w:t>
      </w:r>
      <w:r>
        <w:rPr>
          <w:rFonts w:ascii="Times-Roman" w:hAnsi="Times-Roman" w:cs="Times-Roman"/>
        </w:rPr>
        <w:t>seznámení s u</w:t>
      </w:r>
      <w:r>
        <w:rPr>
          <w:rFonts w:ascii="TTE29714C8t00" w:hAnsi="TTE29714C8t00" w:cs="TTE29714C8t00"/>
        </w:rPr>
        <w:t>č</w:t>
      </w:r>
      <w:r>
        <w:rPr>
          <w:rFonts w:ascii="Times-Roman" w:hAnsi="Times-Roman" w:cs="Times-Roman"/>
        </w:rPr>
        <w:t>ivem probíhá v</w:t>
      </w:r>
      <w:r>
        <w:rPr>
          <w:rFonts w:ascii="TTE29714C8t00" w:hAnsi="TTE29714C8t00" w:cs="TTE29714C8t00"/>
        </w:rPr>
        <w:t>ě</w:t>
      </w:r>
      <w:r>
        <w:rPr>
          <w:rFonts w:ascii="Times-Roman" w:hAnsi="Times-Roman" w:cs="Times-Roman"/>
        </w:rPr>
        <w:t>tšinou frontálním výkladem s podporou vizualizace pomocí</w:t>
      </w:r>
    </w:p>
    <w:p w:rsidR="0006590A" w:rsidRDefault="0006590A">
      <w:pPr>
        <w:rPr>
          <w:rFonts w:ascii="Times-Roman" w:hAnsi="Times-Roman" w:cs="Times-Roman"/>
        </w:rPr>
      </w:pPr>
      <w:r>
        <w:rPr>
          <w:rFonts w:ascii="Times-Roman" w:hAnsi="Times-Roman" w:cs="Times-Roman"/>
        </w:rPr>
        <w:t>dataprojektoru s následovaným procvi</w:t>
      </w:r>
      <w:r>
        <w:rPr>
          <w:rFonts w:ascii="TTE29714C8t00" w:hAnsi="TTE29714C8t00" w:cs="TTE29714C8t00"/>
        </w:rPr>
        <w:t>č</w:t>
      </w:r>
      <w:r>
        <w:rPr>
          <w:rFonts w:ascii="Times-Roman" w:hAnsi="Times-Roman" w:cs="Times-Roman"/>
        </w:rPr>
        <w:t>ením u</w:t>
      </w:r>
      <w:r>
        <w:rPr>
          <w:rFonts w:ascii="TTE29714C8t00" w:hAnsi="TTE29714C8t00" w:cs="TTE29714C8t00"/>
        </w:rPr>
        <w:t>č</w:t>
      </w:r>
      <w:r>
        <w:rPr>
          <w:rFonts w:ascii="Times-Roman" w:hAnsi="Times-Roman" w:cs="Times-Roman"/>
        </w:rPr>
        <w:t>iva na praktických p</w:t>
      </w:r>
      <w:r>
        <w:rPr>
          <w:rFonts w:ascii="TTE29714C8t00" w:hAnsi="TTE29714C8t00" w:cs="TTE29714C8t00"/>
        </w:rPr>
        <w:t>ř</w:t>
      </w:r>
      <w:r>
        <w:rPr>
          <w:rFonts w:ascii="Times-Roman" w:hAnsi="Times-Roman" w:cs="Times-Roman"/>
        </w:rPr>
        <w:t xml:space="preserve">íkladech, samostatnou prací s odbornými informacemi </w:t>
      </w:r>
      <w:r>
        <w:rPr>
          <w:rFonts w:ascii="TTE29714C8t00" w:hAnsi="TTE29714C8t00" w:cs="TTE29714C8t00"/>
        </w:rPr>
        <w:t>č</w:t>
      </w:r>
      <w:r>
        <w:rPr>
          <w:rFonts w:ascii="Times-Roman" w:hAnsi="Times-Roman" w:cs="Times-Roman"/>
        </w:rPr>
        <w:t>i metodou samostatného u</w:t>
      </w:r>
      <w:r>
        <w:rPr>
          <w:rFonts w:ascii="TTE29714C8t00" w:hAnsi="TTE29714C8t00" w:cs="TTE29714C8t00"/>
        </w:rPr>
        <w:t>č</w:t>
      </w:r>
      <w:r>
        <w:rPr>
          <w:rFonts w:ascii="Times-Roman" w:hAnsi="Times-Roman" w:cs="Times-Roman"/>
        </w:rPr>
        <w:t>ení uplat</w:t>
      </w:r>
      <w:r>
        <w:rPr>
          <w:rFonts w:ascii="TTE29714C8t00" w:hAnsi="TTE29714C8t00" w:cs="TTE29714C8t00"/>
        </w:rPr>
        <w:t>ň</w:t>
      </w:r>
      <w:r>
        <w:rPr>
          <w:rFonts w:ascii="Times-Roman" w:hAnsi="Times-Roman" w:cs="Times-Roman"/>
        </w:rPr>
        <w:t>ovanou při práci s n</w:t>
      </w:r>
      <w:r>
        <w:rPr>
          <w:rFonts w:ascii="Times-Roman" w:hAnsi="Times-Roman" w:cs="Times-Roman"/>
        </w:rPr>
        <w:t>á</w:t>
      </w:r>
      <w:r>
        <w:rPr>
          <w:rFonts w:ascii="Times-Roman" w:hAnsi="Times-Roman" w:cs="Times-Roman"/>
        </w:rPr>
        <w:t>pov</w:t>
      </w:r>
      <w:r>
        <w:rPr>
          <w:rFonts w:ascii="TTE29714C8t00" w:hAnsi="TTE29714C8t00" w:cs="TTE29714C8t00"/>
        </w:rPr>
        <w:t>ě</w:t>
      </w:r>
      <w:r>
        <w:rPr>
          <w:rFonts w:ascii="Times-Roman" w:hAnsi="Times-Roman" w:cs="Times-Roman"/>
        </w:rPr>
        <w:t>dou a manuálem;</w:t>
      </w:r>
    </w:p>
    <w:p w:rsidR="0006590A" w:rsidRDefault="0006590A">
      <w:pPr>
        <w:rPr>
          <w:rFonts w:ascii="Times-Roman" w:hAnsi="Times-Roman" w:cs="Times-Roman"/>
        </w:rPr>
      </w:pPr>
      <w:r>
        <w:rPr>
          <w:rFonts w:ascii="Symbol" w:hAnsi="Symbol" w:cs="Symbol"/>
        </w:rPr>
        <w:t></w:t>
      </w:r>
      <w:r>
        <w:rPr>
          <w:rFonts w:ascii="Symbol" w:hAnsi="Symbol" w:cs="Symbol"/>
        </w:rPr>
        <w:t></w:t>
      </w:r>
      <w:r>
        <w:rPr>
          <w:rFonts w:ascii="Times-Roman" w:hAnsi="Times-Roman" w:cs="Times-Roman"/>
        </w:rPr>
        <w:t>upevn</w:t>
      </w:r>
      <w:r>
        <w:rPr>
          <w:rFonts w:ascii="TTE29714C8t00" w:hAnsi="TTE29714C8t00" w:cs="TTE29714C8t00"/>
        </w:rPr>
        <w:t>ě</w:t>
      </w:r>
      <w:r>
        <w:rPr>
          <w:rFonts w:ascii="Times-Roman" w:hAnsi="Times-Roman" w:cs="Times-Roman"/>
        </w:rPr>
        <w:t>ní u</w:t>
      </w:r>
      <w:r>
        <w:rPr>
          <w:rFonts w:ascii="TTE29714C8t00" w:hAnsi="TTE29714C8t00" w:cs="TTE29714C8t00"/>
        </w:rPr>
        <w:t>č</w:t>
      </w:r>
      <w:r>
        <w:rPr>
          <w:rFonts w:ascii="Times-Roman" w:hAnsi="Times-Roman" w:cs="Times-Roman"/>
        </w:rPr>
        <w:t>iva je založeno na procvi</w:t>
      </w:r>
      <w:r>
        <w:rPr>
          <w:rFonts w:ascii="TTE29714C8t00" w:hAnsi="TTE29714C8t00" w:cs="TTE29714C8t00"/>
        </w:rPr>
        <w:t>č</w:t>
      </w:r>
      <w:r>
        <w:rPr>
          <w:rFonts w:ascii="Times-Roman" w:hAnsi="Times-Roman" w:cs="Times-Roman"/>
        </w:rPr>
        <w:t>ování získaných dovedností p</w:t>
      </w:r>
      <w:r>
        <w:rPr>
          <w:rFonts w:ascii="TTE29714C8t00" w:hAnsi="TTE29714C8t00" w:cs="TTE29714C8t00"/>
        </w:rPr>
        <w:t>ř</w:t>
      </w:r>
      <w:r>
        <w:rPr>
          <w:rFonts w:ascii="Times-Roman" w:hAnsi="Times-Roman" w:cs="Times-Roman"/>
        </w:rPr>
        <w:t>i práci s aplikac</w:t>
      </w:r>
      <w:r>
        <w:rPr>
          <w:rFonts w:ascii="Times-Roman" w:hAnsi="Times-Roman" w:cs="Times-Roman"/>
        </w:rPr>
        <w:t>e</w:t>
      </w:r>
      <w:r>
        <w:rPr>
          <w:rFonts w:ascii="Times-Roman" w:hAnsi="Times-Roman" w:cs="Times-Roman"/>
        </w:rPr>
        <w:t>mi, provád</w:t>
      </w:r>
      <w:r>
        <w:rPr>
          <w:rFonts w:ascii="TTE29714C8t00" w:hAnsi="TTE29714C8t00" w:cs="TTE29714C8t00"/>
        </w:rPr>
        <w:t>ě</w:t>
      </w:r>
      <w:r>
        <w:rPr>
          <w:rFonts w:ascii="Times-Roman" w:hAnsi="Times-Roman" w:cs="Times-Roman"/>
        </w:rPr>
        <w:t>ní samostatných prací, opakování simula</w:t>
      </w:r>
      <w:r>
        <w:rPr>
          <w:rFonts w:ascii="TTE29714C8t00" w:hAnsi="TTE29714C8t00" w:cs="TTE29714C8t00"/>
        </w:rPr>
        <w:t>č</w:t>
      </w:r>
      <w:r>
        <w:rPr>
          <w:rFonts w:ascii="Times-Roman" w:hAnsi="Times-Roman" w:cs="Times-Roman"/>
        </w:rPr>
        <w:t>ní metodou, kooperativním vyu</w:t>
      </w:r>
      <w:r>
        <w:rPr>
          <w:rFonts w:ascii="TTE29714C8t00" w:hAnsi="TTE29714C8t00" w:cs="TTE29714C8t00"/>
        </w:rPr>
        <w:t>č</w:t>
      </w:r>
      <w:r>
        <w:rPr>
          <w:rFonts w:ascii="Times-Roman" w:hAnsi="Times-Roman" w:cs="Times-Roman"/>
        </w:rPr>
        <w:t xml:space="preserve">ování a v neposlední </w:t>
      </w:r>
      <w:r>
        <w:rPr>
          <w:rFonts w:ascii="TTE29714C8t00" w:hAnsi="TTE29714C8t00" w:cs="TTE29714C8t00"/>
        </w:rPr>
        <w:t>ř</w:t>
      </w:r>
      <w:r>
        <w:rPr>
          <w:rFonts w:ascii="Times-Roman" w:hAnsi="Times-Roman" w:cs="Times-Roman"/>
        </w:rPr>
        <w:t>ad</w:t>
      </w:r>
      <w:r>
        <w:rPr>
          <w:rFonts w:ascii="TTE29714C8t00" w:hAnsi="TTE29714C8t00" w:cs="TTE29714C8t00"/>
        </w:rPr>
        <w:t xml:space="preserve">ě </w:t>
      </w:r>
      <w:r>
        <w:rPr>
          <w:rFonts w:ascii="Times-Roman" w:hAnsi="Times-Roman" w:cs="Times-Roman"/>
        </w:rPr>
        <w:t>na pln</w:t>
      </w:r>
      <w:r>
        <w:rPr>
          <w:rFonts w:ascii="TTE29714C8t00" w:hAnsi="TTE29714C8t00" w:cs="TTE29714C8t00"/>
        </w:rPr>
        <w:t>ě</w:t>
      </w:r>
      <w:r>
        <w:rPr>
          <w:rFonts w:ascii="Times-Roman" w:hAnsi="Times-Roman" w:cs="Times-Roman"/>
        </w:rPr>
        <w:t>ní domácích prací;</w:t>
      </w:r>
    </w:p>
    <w:p w:rsidR="0006590A" w:rsidRDefault="0006590A">
      <w:pPr>
        <w:rPr>
          <w:rFonts w:ascii="Times-Roman" w:hAnsi="Times-Roman" w:cs="Times-Roman"/>
        </w:rPr>
      </w:pPr>
      <w:r>
        <w:rPr>
          <w:rFonts w:ascii="Symbol" w:hAnsi="Symbol" w:cs="Symbol"/>
        </w:rPr>
        <w:t></w:t>
      </w:r>
      <w:r>
        <w:rPr>
          <w:rFonts w:ascii="Symbol" w:hAnsi="Symbol" w:cs="Symbol"/>
        </w:rPr>
        <w:t></w:t>
      </w:r>
      <w:r>
        <w:rPr>
          <w:rFonts w:ascii="Times-Roman" w:hAnsi="Times-Roman" w:cs="Times-Roman"/>
        </w:rPr>
        <w:t>prov</w:t>
      </w:r>
      <w:r>
        <w:rPr>
          <w:rFonts w:ascii="TTE29714C8t00" w:hAnsi="TTE29714C8t00" w:cs="TTE29714C8t00"/>
        </w:rPr>
        <w:t>ěř</w:t>
      </w:r>
      <w:r>
        <w:rPr>
          <w:rFonts w:ascii="Times-Roman" w:hAnsi="Times-Roman" w:cs="Times-Roman"/>
        </w:rPr>
        <w:t>ování znalostí žák</w:t>
      </w:r>
      <w:r>
        <w:rPr>
          <w:rFonts w:ascii="TTE29714C8t00" w:hAnsi="TTE29714C8t00" w:cs="TTE29714C8t00"/>
        </w:rPr>
        <w:t xml:space="preserve">u </w:t>
      </w:r>
      <w:r>
        <w:rPr>
          <w:rFonts w:ascii="Times-Roman" w:hAnsi="Times-Roman" w:cs="Times-Roman"/>
        </w:rPr>
        <w:t>je provád</w:t>
      </w:r>
      <w:r>
        <w:rPr>
          <w:rFonts w:ascii="TTE29714C8t00" w:hAnsi="TTE29714C8t00" w:cs="TTE29714C8t00"/>
        </w:rPr>
        <w:t>ě</w:t>
      </w:r>
      <w:r>
        <w:rPr>
          <w:rFonts w:ascii="Times-Roman" w:hAnsi="Times-Roman" w:cs="Times-Roman"/>
        </w:rPr>
        <w:t>no testováním, samostatnou prací, pozorováním, ús</w:t>
      </w:r>
      <w:r>
        <w:rPr>
          <w:rFonts w:ascii="Times-Roman" w:hAnsi="Times-Roman" w:cs="Times-Roman"/>
        </w:rPr>
        <w:t>t</w:t>
      </w:r>
      <w:r>
        <w:rPr>
          <w:rFonts w:ascii="Times-Roman" w:hAnsi="Times-Roman" w:cs="Times-Roman"/>
        </w:rPr>
        <w:t>ním a písemným zkoušením, krátkými tematickými pracemi a komplexními samostatnými pracemi;</w:t>
      </w:r>
    </w:p>
    <w:p w:rsidR="0006590A" w:rsidRDefault="0006590A">
      <w:pPr>
        <w:rPr>
          <w:sz w:val="20"/>
          <w:szCs w:val="20"/>
        </w:rPr>
      </w:pPr>
      <w:r>
        <w:rPr>
          <w:rFonts w:ascii="Symbol" w:hAnsi="Symbol" w:cs="Symbol"/>
        </w:rPr>
        <w:t></w:t>
      </w:r>
      <w:r>
        <w:rPr>
          <w:rFonts w:ascii="Symbol" w:hAnsi="Symbol" w:cs="Symbol"/>
        </w:rPr>
        <w:t></w:t>
      </w:r>
      <w:r>
        <w:rPr>
          <w:rFonts w:ascii="Times-Roman" w:hAnsi="Times-Roman" w:cs="Times-Roman"/>
        </w:rPr>
        <w:t>výuka je dopln</w:t>
      </w:r>
      <w:r>
        <w:rPr>
          <w:rFonts w:ascii="TTE29714C8t00" w:hAnsi="TTE29714C8t00" w:cs="TTE29714C8t00"/>
        </w:rPr>
        <w:t>ě</w:t>
      </w:r>
      <w:r>
        <w:rPr>
          <w:rFonts w:ascii="Times-Roman" w:hAnsi="Times-Roman" w:cs="Times-Roman"/>
        </w:rPr>
        <w:t>na možností konzultací pro žáky se speciálními pot</w:t>
      </w:r>
      <w:r>
        <w:rPr>
          <w:rFonts w:ascii="TTE29714C8t00" w:hAnsi="TTE29714C8t00" w:cs="TTE29714C8t00"/>
        </w:rPr>
        <w:t>ř</w:t>
      </w:r>
      <w:r>
        <w:rPr>
          <w:rFonts w:ascii="Times-Roman" w:hAnsi="Times-Roman" w:cs="Times-Roman"/>
        </w:rPr>
        <w:t>ebami.</w:t>
      </w:r>
    </w:p>
    <w:p w:rsidR="0006590A" w:rsidRDefault="0006590A"/>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r>
        <w:rPr>
          <w:b/>
          <w:bCs/>
        </w:rPr>
        <w:br w:type="page"/>
      </w:r>
    </w:p>
    <w:p w:rsidR="0006590A" w:rsidRDefault="0006590A">
      <w:pPr>
        <w:pStyle w:val="Normln1"/>
      </w:pPr>
      <w:r>
        <w:t>___________________________________________________________________________</w:t>
      </w:r>
    </w:p>
    <w:p w:rsidR="0006590A" w:rsidRDefault="0006590A">
      <w:pPr>
        <w:keepNext w:val="0"/>
        <w:autoSpaceDE w:val="0"/>
        <w:autoSpaceDN w:val="0"/>
        <w:adjustRightInd w:val="0"/>
        <w:spacing w:line="240" w:lineRule="auto"/>
        <w:jc w:val="left"/>
        <w:rPr>
          <w:u w:val="single"/>
        </w:rPr>
      </w:pPr>
      <w:r>
        <w:rPr>
          <w:u w:val="single"/>
        </w:rPr>
        <w:t>Hodnocení výsledků žáků</w:t>
      </w:r>
    </w:p>
    <w:p w:rsidR="0006590A" w:rsidRDefault="0006590A">
      <w:pPr>
        <w:keepNext w:val="0"/>
        <w:autoSpaceDE w:val="0"/>
        <w:autoSpaceDN w:val="0"/>
        <w:adjustRightInd w:val="0"/>
        <w:spacing w:line="240" w:lineRule="auto"/>
        <w:jc w:val="left"/>
        <w:rPr>
          <w:rFonts w:ascii="Times-Roman" w:hAnsi="Times-Roman" w:cs="Times-Roman"/>
        </w:rPr>
      </w:pPr>
    </w:p>
    <w:p w:rsidR="0006590A" w:rsidRDefault="0006590A">
      <w:r>
        <w:t xml:space="preserve">Hodnocení vychází ze školního klasifikačního </w:t>
      </w:r>
      <w:r>
        <w:rPr>
          <w:rFonts w:ascii="TTE29714C8t00" w:hAnsi="TTE29714C8t00" w:cs="TTE29714C8t00"/>
        </w:rPr>
        <w:t>ř</w:t>
      </w:r>
      <w:r>
        <w:t>ádu. Vzhledem k povaze p</w:t>
      </w:r>
      <w:r>
        <w:rPr>
          <w:rFonts w:ascii="TTE29714C8t00" w:hAnsi="TTE29714C8t00" w:cs="TTE29714C8t00"/>
        </w:rPr>
        <w:t>ř</w:t>
      </w:r>
      <w:r>
        <w:t>edm</w:t>
      </w:r>
      <w:r>
        <w:rPr>
          <w:rFonts w:ascii="TTE29714C8t00" w:hAnsi="TTE29714C8t00" w:cs="TTE29714C8t00"/>
        </w:rPr>
        <w:t>ě</w:t>
      </w:r>
      <w:r>
        <w:t>tu bude</w:t>
      </w:r>
    </w:p>
    <w:p w:rsidR="0006590A" w:rsidRDefault="0006590A">
      <w:r>
        <w:t>provád</w:t>
      </w:r>
      <w:r>
        <w:rPr>
          <w:rFonts w:ascii="TTE29714C8t00" w:hAnsi="TTE29714C8t00" w:cs="TTE29714C8t00"/>
        </w:rPr>
        <w:t>ě</w:t>
      </w:r>
      <w:r>
        <w:t>no t</w:t>
      </w:r>
      <w:r>
        <w:rPr>
          <w:rFonts w:ascii="TTE29714C8t00" w:hAnsi="TTE29714C8t00" w:cs="TTE29714C8t00"/>
        </w:rPr>
        <w:t>ě</w:t>
      </w:r>
      <w:r>
        <w:t>mito způsoby:</w:t>
      </w:r>
    </w:p>
    <w:p w:rsidR="0006590A" w:rsidRDefault="0006590A">
      <w:r>
        <w:t>1. Testy ECDL – jde o testy vytvo</w:t>
      </w:r>
      <w:r>
        <w:rPr>
          <w:rFonts w:ascii="TTE29714C8t00" w:hAnsi="TTE29714C8t00" w:cs="TTE29714C8t00"/>
        </w:rPr>
        <w:t>ř</w:t>
      </w:r>
      <w:r>
        <w:t>ené školou, které úrovní odpovídají test</w:t>
      </w:r>
      <w:r>
        <w:rPr>
          <w:rFonts w:ascii="TTE29714C8t00" w:hAnsi="TTE29714C8t00" w:cs="TTE29714C8t00"/>
        </w:rPr>
        <w:t>ů</w:t>
      </w:r>
      <w:r>
        <w:t>m ECDL.</w:t>
      </w:r>
    </w:p>
    <w:p w:rsidR="0006590A" w:rsidRDefault="0006590A">
      <w:r>
        <w:t xml:space="preserve">    Absolvování daných testů</w:t>
      </w:r>
      <w:r>
        <w:rPr>
          <w:rFonts w:ascii="TTE29714C8t00" w:hAnsi="TTE29714C8t00" w:cs="TTE29714C8t00"/>
        </w:rPr>
        <w:t xml:space="preserve"> </w:t>
      </w:r>
      <w:r>
        <w:t xml:space="preserve">je pro žáka povinné, v závěrečném hodnocení mají nejvyšší    </w:t>
      </w:r>
    </w:p>
    <w:p w:rsidR="0006590A" w:rsidRDefault="0006590A">
      <w:r>
        <w:t xml:space="preserve">    váhu.</w:t>
      </w:r>
    </w:p>
    <w:p w:rsidR="0006590A" w:rsidRDefault="0006590A">
      <w:r>
        <w:t>2. Ústní a písemné zkoušení – uplatňuje se zejména v prvním ročníku pro hodnocení</w:t>
      </w:r>
    </w:p>
    <w:p w:rsidR="0006590A" w:rsidRDefault="0006590A">
      <w:r>
        <w:t xml:space="preserve">    teoretických vědomostí.</w:t>
      </w:r>
    </w:p>
    <w:p w:rsidR="0006590A" w:rsidRDefault="0006590A">
      <w:r>
        <w:t>3. Testování – je provád</w:t>
      </w:r>
      <w:r>
        <w:rPr>
          <w:rFonts w:ascii="TTE29714C8t00" w:hAnsi="TTE29714C8t00" w:cs="TTE29714C8t00"/>
        </w:rPr>
        <w:t>ě</w:t>
      </w:r>
      <w:r>
        <w:t>no u v</w:t>
      </w:r>
      <w:r>
        <w:rPr>
          <w:rFonts w:ascii="TTE29714C8t00" w:hAnsi="TTE29714C8t00" w:cs="TTE29714C8t00"/>
        </w:rPr>
        <w:t>ě</w:t>
      </w:r>
      <w:r>
        <w:t xml:space="preserve">tšiny tématických celků, slouží k zjištění znalostí    </w:t>
      </w:r>
    </w:p>
    <w:p w:rsidR="0006590A" w:rsidRDefault="0006590A">
      <w:r>
        <w:t xml:space="preserve">     terminol</w:t>
      </w:r>
      <w:r>
        <w:t>o</w:t>
      </w:r>
      <w:r>
        <w:t>gie.</w:t>
      </w:r>
    </w:p>
    <w:p w:rsidR="0006590A" w:rsidRDefault="0006590A">
      <w:r>
        <w:t>4. Samostatné práce tematicky zaměřené – jejich hodnocení bude prováděno bodovým</w:t>
      </w:r>
    </w:p>
    <w:p w:rsidR="0006590A" w:rsidRDefault="0006590A">
      <w:r>
        <w:t xml:space="preserve">    systémem.</w:t>
      </w:r>
    </w:p>
    <w:p w:rsidR="0006590A" w:rsidRDefault="0006590A">
      <w:r>
        <w:t>5. Samostatné práce komplexní povahy – jedná se o jednu až dvě</w:t>
      </w:r>
      <w:r>
        <w:rPr>
          <w:rFonts w:ascii="TTE29714C8t00" w:hAnsi="TTE29714C8t00" w:cs="TTE29714C8t00"/>
        </w:rPr>
        <w:t xml:space="preserve"> </w:t>
      </w:r>
      <w:r>
        <w:t>práce v každém ročníku.</w:t>
      </w:r>
    </w:p>
    <w:p w:rsidR="0006590A" w:rsidRDefault="0006590A">
      <w:r>
        <w:t>6. Komplexní domácí práce – hodnocení se skládá ze slovního rozboru s následným</w:t>
      </w:r>
    </w:p>
    <w:p w:rsidR="0006590A" w:rsidRDefault="0006590A">
      <w:r>
        <w:t xml:space="preserve">    ohodnocením známkou, odevzdání prací je povinné.</w:t>
      </w:r>
    </w:p>
    <w:p w:rsidR="0006590A" w:rsidRDefault="0006590A">
      <w:r>
        <w:t>7. Hodnocení klíčových kompetencí – je prováděno ústní formou a je zahrnuto do závěrečné</w:t>
      </w:r>
    </w:p>
    <w:p w:rsidR="0006590A" w:rsidRDefault="0006590A">
      <w:r>
        <w:t xml:space="preserve">    klasifikace.</w:t>
      </w:r>
    </w:p>
    <w:p w:rsidR="0006590A" w:rsidRDefault="0006590A"/>
    <w:p w:rsidR="0006590A" w:rsidRDefault="0006590A">
      <w:pPr>
        <w:rPr>
          <w:rFonts w:ascii="Times-Bold" w:hAnsi="Times-Bold" w:cs="Times-Bold"/>
          <w:u w:val="single"/>
        </w:rPr>
      </w:pPr>
      <w:r>
        <w:rPr>
          <w:rFonts w:ascii="Times-Bold" w:hAnsi="Times-Bold" w:cs="Times-Bold"/>
          <w:u w:val="single"/>
        </w:rPr>
        <w:t>P</w:t>
      </w:r>
      <w:r>
        <w:rPr>
          <w:rFonts w:ascii="TTE2974808t00" w:hAnsi="TTE2974808t00" w:cs="TTE2974808t00"/>
          <w:u w:val="single"/>
        </w:rPr>
        <w:t>ř</w:t>
      </w:r>
      <w:r>
        <w:rPr>
          <w:rFonts w:ascii="Times-Bold" w:hAnsi="Times-Bold" w:cs="Times-Bold"/>
          <w:u w:val="single"/>
        </w:rPr>
        <w:t>ínos p</w:t>
      </w:r>
      <w:r>
        <w:rPr>
          <w:rFonts w:ascii="TTE2974808t00" w:hAnsi="TTE2974808t00" w:cs="TTE2974808t00"/>
          <w:u w:val="single"/>
        </w:rPr>
        <w:t>ř</w:t>
      </w:r>
      <w:r>
        <w:rPr>
          <w:rFonts w:ascii="Times-Bold" w:hAnsi="Times-Bold" w:cs="Times-Bold"/>
          <w:u w:val="single"/>
        </w:rPr>
        <w:t>edm</w:t>
      </w:r>
      <w:r>
        <w:rPr>
          <w:rFonts w:ascii="TTE2974808t00" w:hAnsi="TTE2974808t00" w:cs="TTE2974808t00"/>
          <w:u w:val="single"/>
        </w:rPr>
        <w:t>ě</w:t>
      </w:r>
      <w:r>
        <w:rPr>
          <w:rFonts w:ascii="Times-Bold" w:hAnsi="Times-Bold" w:cs="Times-Bold"/>
          <w:u w:val="single"/>
        </w:rPr>
        <w:t>tu k realizaci průřezových témat</w:t>
      </w:r>
    </w:p>
    <w:p w:rsidR="0006590A" w:rsidRDefault="0006590A"/>
    <w:p w:rsidR="0006590A" w:rsidRDefault="0006590A">
      <w:r>
        <w:rPr>
          <w:i/>
          <w:iCs/>
        </w:rPr>
        <w:t>Ob</w:t>
      </w:r>
      <w:r>
        <w:rPr>
          <w:rFonts w:ascii="TTE29714C8t00" w:hAnsi="TTE29714C8t00" w:cs="TTE29714C8t00"/>
          <w:i/>
          <w:iCs/>
        </w:rPr>
        <w:t>č</w:t>
      </w:r>
      <w:r>
        <w:rPr>
          <w:i/>
          <w:iCs/>
        </w:rPr>
        <w:t>an v demokratické spole</w:t>
      </w:r>
      <w:r>
        <w:rPr>
          <w:rFonts w:ascii="TTE29714C8t00" w:hAnsi="TTE29714C8t00" w:cs="TTE29714C8t00"/>
          <w:i/>
          <w:iCs/>
        </w:rPr>
        <w:t>č</w:t>
      </w:r>
      <w:r>
        <w:rPr>
          <w:i/>
          <w:iCs/>
        </w:rPr>
        <w:t>nosti:</w:t>
      </w:r>
      <w:r>
        <w:t xml:space="preserve"> Výuka ICT poskytuje žákům základnu pro získání info</w:t>
      </w:r>
      <w:r>
        <w:t>r</w:t>
      </w:r>
      <w:r>
        <w:t>mací potřebných pro rozhodování, posuzování a komunikaci s ostatními lidmi. Vztahy v k</w:t>
      </w:r>
      <w:r>
        <w:t>o</w:t>
      </w:r>
      <w:r>
        <w:t xml:space="preserve">lektivu a solidaritu posiluje realizací párového vyučování vedoucího ke srovnání rozdílných dovedností. Projektovým přístupem používaným při </w:t>
      </w:r>
      <w:r>
        <w:rPr>
          <w:rFonts w:ascii="TTE29714C8t00" w:hAnsi="TTE29714C8t00" w:cs="TTE29714C8t00"/>
        </w:rPr>
        <w:t>ř</w:t>
      </w:r>
      <w:r>
        <w:t>ešení komplexních úloh napomáhá ro</w:t>
      </w:r>
      <w:r>
        <w:t>z</w:t>
      </w:r>
      <w:r>
        <w:t>voji samostatnosti, rozhodování a d</w:t>
      </w:r>
      <w:r>
        <w:rPr>
          <w:rFonts w:ascii="TTE29714C8t00" w:hAnsi="TTE29714C8t00" w:cs="TTE29714C8t00"/>
        </w:rPr>
        <w:t>ů</w:t>
      </w:r>
      <w:r>
        <w:t>věry ve vlastní osobnost.</w:t>
      </w:r>
    </w:p>
    <w:p w:rsidR="0006590A" w:rsidRDefault="0006590A">
      <w:r>
        <w:rPr>
          <w:rFonts w:ascii="TTE29714C8t00" w:hAnsi="TTE29714C8t00" w:cs="TTE29714C8t00"/>
          <w:i/>
          <w:iCs/>
        </w:rPr>
        <w:t>Č</w:t>
      </w:r>
      <w:r>
        <w:rPr>
          <w:i/>
          <w:iCs/>
        </w:rPr>
        <w:t>lověk a životní prost</w:t>
      </w:r>
      <w:r>
        <w:rPr>
          <w:rFonts w:ascii="TTE29714C8t00" w:hAnsi="TTE29714C8t00" w:cs="TTE29714C8t00"/>
          <w:i/>
          <w:iCs/>
        </w:rPr>
        <w:t>ř</w:t>
      </w:r>
      <w:r>
        <w:rPr>
          <w:i/>
          <w:iCs/>
        </w:rPr>
        <w:t>edí:</w:t>
      </w:r>
      <w:r>
        <w:t xml:space="preserve"> Žák je seznámen se zdravotními riziky souvisejícími s nadm</w:t>
      </w:r>
      <w:r>
        <w:rPr>
          <w:rFonts w:ascii="TTE29714C8t00" w:hAnsi="TTE29714C8t00" w:cs="TTE29714C8t00"/>
        </w:rPr>
        <w:t>ě</w:t>
      </w:r>
      <w:r>
        <w:t>rnou prací u po</w:t>
      </w:r>
      <w:r>
        <w:rPr>
          <w:rFonts w:ascii="TTE29714C8t00" w:hAnsi="TTE29714C8t00" w:cs="TTE29714C8t00"/>
        </w:rPr>
        <w:t>č</w:t>
      </w:r>
      <w:r>
        <w:t>íta</w:t>
      </w:r>
      <w:r>
        <w:rPr>
          <w:rFonts w:ascii="TTE29714C8t00" w:hAnsi="TTE29714C8t00" w:cs="TTE29714C8t00"/>
        </w:rPr>
        <w:t>č</w:t>
      </w:r>
      <w:r>
        <w:t>e. Je pou</w:t>
      </w:r>
      <w:r>
        <w:rPr>
          <w:rFonts w:ascii="TTE29714C8t00" w:hAnsi="TTE29714C8t00" w:cs="TTE29714C8t00"/>
        </w:rPr>
        <w:t>č</w:t>
      </w:r>
      <w:r>
        <w:t>en o ekologické likvidaci technických prost</w:t>
      </w:r>
      <w:r>
        <w:rPr>
          <w:rFonts w:ascii="TTE29714C8t00" w:hAnsi="TTE29714C8t00" w:cs="TTE29714C8t00"/>
        </w:rPr>
        <w:t>ř</w:t>
      </w:r>
      <w:r>
        <w:t>edk</w:t>
      </w:r>
      <w:r>
        <w:rPr>
          <w:rFonts w:ascii="TTE29714C8t00" w:hAnsi="TTE29714C8t00" w:cs="TTE29714C8t00"/>
        </w:rPr>
        <w:t>ů</w:t>
      </w:r>
      <w:r>
        <w:t xml:space="preserve"> výpo</w:t>
      </w:r>
      <w:r>
        <w:rPr>
          <w:rFonts w:ascii="TTE29714C8t00" w:hAnsi="TTE29714C8t00" w:cs="TTE29714C8t00"/>
        </w:rPr>
        <w:t>č</w:t>
      </w:r>
      <w:r>
        <w:t>etní techniky, šet</w:t>
      </w:r>
      <w:r>
        <w:rPr>
          <w:rFonts w:ascii="TTE29714C8t00" w:hAnsi="TTE29714C8t00" w:cs="TTE29714C8t00"/>
        </w:rPr>
        <w:t>ř</w:t>
      </w:r>
      <w:r>
        <w:t>í energii používáním úsporných režim</w:t>
      </w:r>
      <w:r>
        <w:rPr>
          <w:rFonts w:ascii="TTE29714C8t00" w:hAnsi="TTE29714C8t00" w:cs="TTE29714C8t00"/>
        </w:rPr>
        <w:t>u</w:t>
      </w:r>
      <w:r>
        <w:t>, uv</w:t>
      </w:r>
      <w:r>
        <w:rPr>
          <w:rFonts w:ascii="TTE29714C8t00" w:hAnsi="TTE29714C8t00" w:cs="TTE29714C8t00"/>
        </w:rPr>
        <w:t>ě</w:t>
      </w:r>
      <w:r>
        <w:t>domuje si, že digitalizace dat p</w:t>
      </w:r>
      <w:r>
        <w:rPr>
          <w:rFonts w:ascii="TTE29714C8t00" w:hAnsi="TTE29714C8t00" w:cs="TTE29714C8t00"/>
        </w:rPr>
        <w:t>ř</w:t>
      </w:r>
      <w:r>
        <w:t>ispívá k šet</w:t>
      </w:r>
      <w:r>
        <w:rPr>
          <w:rFonts w:ascii="TTE29714C8t00" w:hAnsi="TTE29714C8t00" w:cs="TTE29714C8t00"/>
        </w:rPr>
        <w:t>ř</w:t>
      </w:r>
      <w:r>
        <w:t>e</w:t>
      </w:r>
      <w:r>
        <w:t>ní papírem. D</w:t>
      </w:r>
      <w:r>
        <w:rPr>
          <w:rFonts w:ascii="TTE29714C8t00" w:hAnsi="TTE29714C8t00" w:cs="TTE29714C8t00"/>
        </w:rPr>
        <w:t>ů</w:t>
      </w:r>
      <w:r>
        <w:t>ležitá je rovn</w:t>
      </w:r>
      <w:r>
        <w:rPr>
          <w:rFonts w:ascii="TTE29714C8t00" w:hAnsi="TTE29714C8t00" w:cs="TTE29714C8t00"/>
        </w:rPr>
        <w:t>ě</w:t>
      </w:r>
      <w:r>
        <w:t>ž schopnost vyhledat a uspo</w:t>
      </w:r>
      <w:r>
        <w:rPr>
          <w:rFonts w:ascii="TTE29714C8t00" w:hAnsi="TTE29714C8t00" w:cs="TTE29714C8t00"/>
        </w:rPr>
        <w:t>ř</w:t>
      </w:r>
      <w:r>
        <w:t>ádat informace související s živo</w:t>
      </w:r>
      <w:r>
        <w:t>t</w:t>
      </w:r>
      <w:r>
        <w:t>ním prost</w:t>
      </w:r>
      <w:r>
        <w:rPr>
          <w:rFonts w:ascii="TTE29714C8t00" w:hAnsi="TTE29714C8t00" w:cs="TTE29714C8t00"/>
        </w:rPr>
        <w:t>ř</w:t>
      </w:r>
      <w:r>
        <w:t>edím.</w:t>
      </w:r>
    </w:p>
    <w:p w:rsidR="0006590A" w:rsidRDefault="0006590A">
      <w:r>
        <w:rPr>
          <w:rFonts w:ascii="TTE29714C8t00" w:hAnsi="TTE29714C8t00" w:cs="TTE29714C8t00"/>
          <w:i/>
          <w:iCs/>
        </w:rPr>
        <w:t>Č</w:t>
      </w:r>
      <w:r>
        <w:rPr>
          <w:i/>
          <w:iCs/>
        </w:rPr>
        <w:t>lov</w:t>
      </w:r>
      <w:r>
        <w:rPr>
          <w:rFonts w:ascii="TTE29714C8t00" w:hAnsi="TTE29714C8t00" w:cs="TTE29714C8t00"/>
          <w:i/>
          <w:iCs/>
        </w:rPr>
        <w:t>ě</w:t>
      </w:r>
      <w:r>
        <w:rPr>
          <w:i/>
          <w:iCs/>
        </w:rPr>
        <w:t xml:space="preserve">k a svět práce: </w:t>
      </w:r>
      <w:r>
        <w:t>P</w:t>
      </w:r>
      <w:r>
        <w:rPr>
          <w:rFonts w:ascii="TTE29714C8t00" w:hAnsi="TTE29714C8t00" w:cs="TTE29714C8t00"/>
        </w:rPr>
        <w:t>ř</w:t>
      </w:r>
      <w:r>
        <w:t>edm</w:t>
      </w:r>
      <w:r>
        <w:rPr>
          <w:rFonts w:ascii="TTE29714C8t00" w:hAnsi="TTE29714C8t00" w:cs="TTE29714C8t00"/>
        </w:rPr>
        <w:t>ě</w:t>
      </w:r>
      <w:r>
        <w:t>t Informa</w:t>
      </w:r>
      <w:r>
        <w:rPr>
          <w:rFonts w:ascii="TTE29714C8t00" w:hAnsi="TTE29714C8t00" w:cs="TTE29714C8t00"/>
        </w:rPr>
        <w:t>č</w:t>
      </w:r>
      <w:r>
        <w:t>ní a komunika</w:t>
      </w:r>
      <w:r>
        <w:rPr>
          <w:rFonts w:ascii="TTE29714C8t00" w:hAnsi="TTE29714C8t00" w:cs="TTE29714C8t00"/>
        </w:rPr>
        <w:t>č</w:t>
      </w:r>
      <w:r>
        <w:t>ní technologie nau</w:t>
      </w:r>
      <w:r>
        <w:rPr>
          <w:rFonts w:ascii="TTE29714C8t00" w:hAnsi="TTE29714C8t00" w:cs="TTE29714C8t00"/>
        </w:rPr>
        <w:t>č</w:t>
      </w:r>
      <w:r>
        <w:t>í žáky vyhledávat informace o pracovních p</w:t>
      </w:r>
      <w:r>
        <w:rPr>
          <w:rFonts w:ascii="TTE29714C8t00" w:hAnsi="TTE29714C8t00" w:cs="TTE29714C8t00"/>
        </w:rPr>
        <w:t>ř</w:t>
      </w:r>
      <w:r>
        <w:t>íležitostech, získat informace z ú</w:t>
      </w:r>
      <w:r>
        <w:rPr>
          <w:rFonts w:ascii="TTE29714C8t00" w:hAnsi="TTE29714C8t00" w:cs="TTE29714C8t00"/>
        </w:rPr>
        <w:t>ř</w:t>
      </w:r>
      <w:r>
        <w:t>ad</w:t>
      </w:r>
      <w:r>
        <w:rPr>
          <w:rFonts w:ascii="TTE29714C8t00" w:hAnsi="TTE29714C8t00" w:cs="TTE29714C8t00"/>
        </w:rPr>
        <w:t xml:space="preserve">u </w:t>
      </w:r>
      <w:r>
        <w:t>práce, zaregistrovat se u pr</w:t>
      </w:r>
      <w:r>
        <w:t>a</w:t>
      </w:r>
      <w:r>
        <w:t>covních agentur, vytvo</w:t>
      </w:r>
      <w:r>
        <w:rPr>
          <w:rFonts w:ascii="TTE29714C8t00" w:hAnsi="TTE29714C8t00" w:cs="TTE29714C8t00"/>
        </w:rPr>
        <w:t>ř</w:t>
      </w:r>
      <w:r>
        <w:t>it strukturovaný životopis, komunikovat s finančním úřadem a využít sí</w:t>
      </w:r>
      <w:r>
        <w:rPr>
          <w:rFonts w:ascii="TTE29714C8t00" w:hAnsi="TTE29714C8t00" w:cs="TTE29714C8t00"/>
        </w:rPr>
        <w:t xml:space="preserve">ť </w:t>
      </w:r>
      <w:r>
        <w:t>Internet ke komunik</w:t>
      </w:r>
      <w:r>
        <w:t>a</w:t>
      </w:r>
      <w:r>
        <w:t xml:space="preserve">ci. Žák je seznámen s možností zvýšení kvalifikace pomocí </w:t>
      </w:r>
    </w:p>
    <w:p w:rsidR="0006590A" w:rsidRDefault="0006590A">
      <w:r>
        <w:t>e-learningu.</w:t>
      </w:r>
    </w:p>
    <w:p w:rsidR="0006590A" w:rsidRDefault="0006590A">
      <w:pPr>
        <w:rPr>
          <w:b/>
          <w:bCs/>
        </w:rPr>
      </w:pPr>
    </w:p>
    <w:p w:rsidR="0006590A" w:rsidRDefault="0006590A">
      <w:pPr>
        <w:rPr>
          <w:b/>
          <w:bCs/>
        </w:rPr>
      </w:pPr>
    </w:p>
    <w:p w:rsidR="0006590A" w:rsidRDefault="0006590A">
      <w:pPr>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r>
        <w:rPr>
          <w:b/>
          <w:bCs/>
        </w:rPr>
        <w:br w:type="page"/>
      </w:r>
    </w:p>
    <w:p w:rsidR="0006590A" w:rsidRDefault="0006590A">
      <w:pPr>
        <w:pStyle w:val="Normln1"/>
      </w:pPr>
      <w:r>
        <w:t>___________________________________________________________________________</w:t>
      </w:r>
    </w:p>
    <w:p w:rsidR="0006590A" w:rsidRDefault="0006590A">
      <w:pPr>
        <w:keepNext w:val="0"/>
        <w:autoSpaceDE w:val="0"/>
        <w:autoSpaceDN w:val="0"/>
        <w:adjustRightInd w:val="0"/>
        <w:spacing w:line="240" w:lineRule="auto"/>
        <w:jc w:val="left"/>
        <w:rPr>
          <w:rFonts w:ascii="Helvetica-Bold" w:hAnsi="Helvetica-Bold" w:cs="Helvetica-Bold"/>
          <w:b/>
          <w:bCs/>
          <w:sz w:val="20"/>
          <w:szCs w:val="20"/>
          <w:shd w:val="clear" w:color="auto" w:fill="CCFFCC"/>
        </w:rPr>
      </w:pPr>
      <w:r>
        <w:rPr>
          <w:rFonts w:ascii="Helvetica-Bold" w:hAnsi="Helvetica-Bold" w:cs="Helvetica-Bold"/>
          <w:b/>
          <w:bCs/>
          <w:shd w:val="clear" w:color="auto" w:fill="CCFFCC"/>
        </w:rPr>
        <w:t>Ro</w:t>
      </w:r>
      <w:r>
        <w:rPr>
          <w:rFonts w:ascii="TTE296C608t00" w:hAnsi="TTE296C608t00" w:cs="TTE296C608t00"/>
          <w:b/>
          <w:bCs/>
          <w:shd w:val="clear" w:color="auto" w:fill="CCFFCC"/>
        </w:rPr>
        <w:t>č</w:t>
      </w:r>
      <w:r>
        <w:rPr>
          <w:rFonts w:ascii="Helvetica-Bold" w:hAnsi="Helvetica-Bold" w:cs="Helvetica-Bold"/>
          <w:b/>
          <w:bCs/>
          <w:shd w:val="clear" w:color="auto" w:fill="CCFFCC"/>
        </w:rPr>
        <w:t>ník</w:t>
      </w:r>
      <w:r>
        <w:rPr>
          <w:rFonts w:ascii="Times-Roman" w:hAnsi="Times-Roman" w:cs="Times-Roman"/>
          <w:b/>
          <w:bCs/>
          <w:shd w:val="clear" w:color="auto" w:fill="CCFFCC"/>
        </w:rPr>
        <w:t>: 1.                             hodin týdn</w:t>
      </w:r>
      <w:r>
        <w:rPr>
          <w:rFonts w:ascii="TTE29714C8t00" w:hAnsi="TTE29714C8t00" w:cs="TTE29714C8t00"/>
          <w:b/>
          <w:bCs/>
          <w:shd w:val="clear" w:color="auto" w:fill="CCFFCC"/>
        </w:rPr>
        <w:t xml:space="preserve">e </w:t>
      </w:r>
      <w:r>
        <w:rPr>
          <w:rFonts w:ascii="Times-Roman" w:hAnsi="Times-Roman" w:cs="Times-Roman"/>
          <w:b/>
          <w:bCs/>
          <w:shd w:val="clear" w:color="auto" w:fill="CCFFCC"/>
        </w:rPr>
        <w:t>3,                   34 týdnů,             celkem 102 h</w:t>
      </w:r>
      <w:r>
        <w:rPr>
          <w:rFonts w:ascii="Times-Roman" w:hAnsi="Times-Roman" w:cs="Times-Roman"/>
          <w:b/>
          <w:bCs/>
          <w:shd w:val="clear" w:color="auto" w:fill="CCFFCC"/>
        </w:rPr>
        <w:t>o</w:t>
      </w:r>
      <w:r>
        <w:rPr>
          <w:rFonts w:ascii="Times-Roman" w:hAnsi="Times-Roman" w:cs="Times-Roman"/>
          <w:b/>
          <w:bCs/>
          <w:shd w:val="clear" w:color="auto" w:fill="CCFFCC"/>
        </w:rPr>
        <w:t>din</w:t>
      </w: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sz w:val="28"/>
          <w:szCs w:val="28"/>
        </w:rPr>
      </w:pPr>
      <w:r>
        <w:rPr>
          <w:b/>
          <w:bCs/>
          <w:sz w:val="28"/>
          <w:szCs w:val="28"/>
        </w:rPr>
        <w:t>Výsledky vzdělávání a kompetence</w:t>
      </w:r>
    </w:p>
    <w:p w:rsidR="0006590A" w:rsidRDefault="0006590A">
      <w:pPr>
        <w:keepNext w:val="0"/>
        <w:autoSpaceDE w:val="0"/>
        <w:autoSpaceDN w:val="0"/>
        <w:adjustRightInd w:val="0"/>
        <w:spacing w:line="240" w:lineRule="auto"/>
        <w:jc w:val="left"/>
        <w:rPr>
          <w:rFonts w:ascii="Helvetica-Bold" w:hAnsi="Helvetica-Bold" w:cs="Helvetica-Bold"/>
          <w:b/>
          <w:bCs/>
        </w:rPr>
      </w:pPr>
    </w:p>
    <w:p w:rsidR="0006590A" w:rsidRDefault="0006590A">
      <w:pPr>
        <w:keepNext w:val="0"/>
        <w:autoSpaceDE w:val="0"/>
        <w:autoSpaceDN w:val="0"/>
        <w:adjustRightInd w:val="0"/>
        <w:spacing w:line="240" w:lineRule="auto"/>
        <w:jc w:val="left"/>
        <w:rPr>
          <w:rFonts w:ascii="Helvetica-Bold" w:hAnsi="Helvetica-Bold" w:cs="Helvetica-Bold"/>
          <w:b/>
          <w:bCs/>
        </w:rPr>
      </w:pPr>
      <w:r>
        <w:rPr>
          <w:rFonts w:ascii="Helvetica-Bold" w:hAnsi="Helvetica-Bold" w:cs="Helvetica-Bold"/>
          <w:b/>
          <w:bCs/>
        </w:rPr>
        <w:t xml:space="preserve">Teoretická </w:t>
      </w:r>
      <w:r>
        <w:rPr>
          <w:rFonts w:ascii="TTE296C608t00" w:hAnsi="TTE296C608t00" w:cs="TTE296C608t00"/>
          <w:b/>
          <w:bCs/>
        </w:rPr>
        <w:t>č</w:t>
      </w:r>
      <w:r>
        <w:rPr>
          <w:rFonts w:ascii="Helvetica-Bold" w:hAnsi="Helvetica-Bold" w:cs="Helvetica-Bold"/>
          <w:b/>
          <w:bCs/>
        </w:rPr>
        <w:t>ást</w:t>
      </w:r>
    </w:p>
    <w:p w:rsidR="0006590A" w:rsidRDefault="0006590A">
      <w:pPr>
        <w:keepNext w:val="0"/>
        <w:autoSpaceDE w:val="0"/>
        <w:autoSpaceDN w:val="0"/>
        <w:adjustRightInd w:val="0"/>
        <w:spacing w:line="240" w:lineRule="auto"/>
        <w:jc w:val="left"/>
        <w:rPr>
          <w:rFonts w:ascii="Helvetica-BoldOblique" w:hAnsi="Helvetica-BoldOblique" w:cs="Helvetica-BoldOblique"/>
          <w:b/>
          <w:bCs/>
          <w:i/>
          <w:iCs/>
        </w:rPr>
      </w:pPr>
    </w:p>
    <w:p w:rsidR="0006590A" w:rsidRDefault="0006590A">
      <w:pPr>
        <w:keepNext w:val="0"/>
        <w:autoSpaceDE w:val="0"/>
        <w:autoSpaceDN w:val="0"/>
        <w:adjustRightInd w:val="0"/>
        <w:spacing w:line="240" w:lineRule="auto"/>
        <w:jc w:val="left"/>
        <w:rPr>
          <w:b/>
          <w:bCs/>
          <w:i/>
          <w:iCs/>
          <w:color w:val="0000FF"/>
          <w:sz w:val="28"/>
          <w:szCs w:val="28"/>
        </w:rPr>
      </w:pPr>
      <w:r>
        <w:rPr>
          <w:b/>
          <w:bCs/>
          <w:i/>
          <w:iCs/>
          <w:color w:val="0000FF"/>
          <w:sz w:val="28"/>
          <w:szCs w:val="28"/>
        </w:rPr>
        <w:t>1. Základní pojmy</w:t>
      </w:r>
    </w:p>
    <w:p w:rsidR="0006590A" w:rsidRDefault="0006590A">
      <w:pPr>
        <w:keepNext w:val="0"/>
        <w:autoSpaceDE w:val="0"/>
        <w:autoSpaceDN w:val="0"/>
        <w:adjustRightInd w:val="0"/>
        <w:spacing w:line="240" w:lineRule="auto"/>
        <w:jc w:val="left"/>
        <w:rPr>
          <w:rFonts w:ascii="Times-Bold" w:hAnsi="Times-Bold" w:cs="Times-Bold"/>
          <w:b/>
          <w:bCs/>
        </w:rPr>
      </w:pPr>
      <w:r>
        <w:rPr>
          <w:rFonts w:ascii="Times-Bold" w:hAnsi="Times-Bold" w:cs="Times-Bold"/>
          <w:b/>
          <w:bCs/>
        </w:rPr>
        <w:t>Žák:</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vysv</w:t>
      </w:r>
      <w:r>
        <w:rPr>
          <w:rFonts w:ascii="TTE2974228t00" w:hAnsi="TTE2974228t00" w:cs="TTE2974228t00"/>
        </w:rPr>
        <w:t>ě</w:t>
      </w:r>
      <w:r>
        <w:rPr>
          <w:rFonts w:ascii="Times-Italic" w:hAnsi="Times-Italic" w:cs="Times-Italic"/>
          <w:i/>
          <w:iCs/>
        </w:rPr>
        <w:t>tlí základní pojmy informatiky, zná jednotky informace;</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chápe strukturu dat, orientuje se ve struktu</w:t>
      </w:r>
      <w:r>
        <w:rPr>
          <w:rFonts w:ascii="TTE2974228t00" w:hAnsi="TTE2974228t00" w:cs="TTE2974228t00"/>
        </w:rPr>
        <w:t>ř</w:t>
      </w:r>
      <w:r>
        <w:rPr>
          <w:rFonts w:ascii="Times-Italic" w:hAnsi="Times-Italic" w:cs="Times-Italic"/>
          <w:i/>
          <w:iCs/>
        </w:rPr>
        <w:t>e adresářů;</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uvede příklady využití informačních technologií v praxi, je si vědom vlivu výpočetní</w:t>
      </w:r>
    </w:p>
    <w:p w:rsidR="0006590A" w:rsidRDefault="0006590A">
      <w:pPr>
        <w:keepNext w:val="0"/>
        <w:autoSpaceDE w:val="0"/>
        <w:autoSpaceDN w:val="0"/>
        <w:adjustRightInd w:val="0"/>
        <w:spacing w:line="240" w:lineRule="auto"/>
        <w:jc w:val="left"/>
        <w:rPr>
          <w:rFonts w:ascii="Times-Italic" w:hAnsi="Times-Italic" w:cs="Times-Italic"/>
          <w:i/>
          <w:iCs/>
        </w:rPr>
      </w:pPr>
      <w:r>
        <w:rPr>
          <w:rFonts w:ascii="Times-Italic" w:hAnsi="Times-Italic" w:cs="Times-Italic"/>
          <w:i/>
          <w:iCs/>
        </w:rPr>
        <w:t xml:space="preserve">  techniky na lidské zdraví.</w:t>
      </w:r>
    </w:p>
    <w:p w:rsidR="0006590A" w:rsidRDefault="0006590A">
      <w:pPr>
        <w:keepNext w:val="0"/>
        <w:autoSpaceDE w:val="0"/>
        <w:autoSpaceDN w:val="0"/>
        <w:adjustRightInd w:val="0"/>
        <w:spacing w:line="240" w:lineRule="auto"/>
        <w:jc w:val="left"/>
        <w:rPr>
          <w:rFonts w:ascii="Times-Bold" w:hAnsi="Times-Bold" w:cs="Times-Bold"/>
          <w:b/>
          <w:bCs/>
        </w:rPr>
      </w:pPr>
      <w:r>
        <w:rPr>
          <w:rFonts w:ascii="Times-Bold" w:hAnsi="Times-Bold" w:cs="Times-Bold"/>
          <w:b/>
          <w:bCs/>
        </w:rPr>
        <w:t>U</w:t>
      </w:r>
      <w:r>
        <w:rPr>
          <w:rFonts w:ascii="TTE2974808t00" w:hAnsi="TTE2974808t00" w:cs="TTE2974808t00"/>
          <w:b/>
          <w:bCs/>
        </w:rPr>
        <w:t>č</w:t>
      </w:r>
      <w:r>
        <w:rPr>
          <w:rFonts w:ascii="Times-Bold" w:hAnsi="Times-Bold" w:cs="Times-Bold"/>
          <w:b/>
          <w:bCs/>
        </w:rPr>
        <w:t>ivo:</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1.1 Základní pojmy informačních technologií</w:t>
      </w:r>
    </w:p>
    <w:p w:rsidR="0006590A" w:rsidRDefault="0006590A">
      <w:pPr>
        <w:keepNext w:val="0"/>
        <w:autoSpaceDE w:val="0"/>
        <w:autoSpaceDN w:val="0"/>
        <w:adjustRightInd w:val="0"/>
        <w:spacing w:line="240" w:lineRule="auto"/>
        <w:jc w:val="left"/>
        <w:rPr>
          <w:rFonts w:ascii="TTE29714C8t00" w:hAnsi="TTE29714C8t00" w:cs="TTE29714C8t00"/>
        </w:rPr>
      </w:pPr>
      <w:r>
        <w:rPr>
          <w:rFonts w:ascii="Times-Roman" w:hAnsi="Times-Roman" w:cs="Times-Roman"/>
        </w:rPr>
        <w:t>1.2 Rozd</w:t>
      </w:r>
      <w:r>
        <w:rPr>
          <w:rFonts w:ascii="TTE29714C8t00" w:hAnsi="TTE29714C8t00" w:cs="TTE29714C8t00"/>
        </w:rPr>
        <w:t>ě</w:t>
      </w:r>
      <w:r>
        <w:rPr>
          <w:rFonts w:ascii="Times-Roman" w:hAnsi="Times-Roman" w:cs="Times-Roman"/>
        </w:rPr>
        <w:t>lení počítačů, historie počítačů</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1.3 Struktura zápisu dat v počítači</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1.4 Informační technologie v praxi, zdraví a bezpečnost</w:t>
      </w:r>
    </w:p>
    <w:p w:rsidR="0006590A" w:rsidRDefault="0006590A">
      <w:pPr>
        <w:keepNext w:val="0"/>
        <w:autoSpaceDE w:val="0"/>
        <w:autoSpaceDN w:val="0"/>
        <w:adjustRightInd w:val="0"/>
        <w:spacing w:line="240" w:lineRule="auto"/>
        <w:jc w:val="left"/>
        <w:rPr>
          <w:rFonts w:ascii="Helvetica-BoldOblique" w:hAnsi="Helvetica-BoldOblique" w:cs="Helvetica-BoldOblique"/>
          <w:b/>
          <w:bCs/>
          <w:i/>
          <w:iCs/>
        </w:rPr>
      </w:pPr>
    </w:p>
    <w:p w:rsidR="0006590A" w:rsidRDefault="0006590A">
      <w:pPr>
        <w:keepNext w:val="0"/>
        <w:autoSpaceDE w:val="0"/>
        <w:autoSpaceDN w:val="0"/>
        <w:adjustRightInd w:val="0"/>
        <w:spacing w:line="240" w:lineRule="auto"/>
        <w:jc w:val="left"/>
        <w:rPr>
          <w:color w:val="0000FF"/>
          <w:sz w:val="28"/>
          <w:szCs w:val="28"/>
        </w:rPr>
      </w:pPr>
      <w:r>
        <w:rPr>
          <w:b/>
          <w:bCs/>
          <w:i/>
          <w:iCs/>
          <w:color w:val="0000FF"/>
          <w:sz w:val="28"/>
          <w:szCs w:val="28"/>
        </w:rPr>
        <w:t>2. Technické vybavení počítačů</w:t>
      </w:r>
    </w:p>
    <w:p w:rsidR="0006590A" w:rsidRDefault="0006590A">
      <w:pPr>
        <w:keepNext w:val="0"/>
        <w:autoSpaceDE w:val="0"/>
        <w:autoSpaceDN w:val="0"/>
        <w:adjustRightInd w:val="0"/>
        <w:spacing w:line="240" w:lineRule="auto"/>
        <w:jc w:val="left"/>
        <w:rPr>
          <w:rFonts w:ascii="Times-Bold" w:hAnsi="Times-Bold" w:cs="Times-Bold"/>
          <w:b/>
          <w:bCs/>
        </w:rPr>
      </w:pPr>
      <w:r>
        <w:rPr>
          <w:rFonts w:ascii="Times-Bold" w:hAnsi="Times-Bold" w:cs="Times-Bold"/>
          <w:b/>
          <w:bCs/>
        </w:rPr>
        <w:t>Žák:</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chápe základní princip fungování počítače;</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rozlišuje jednotlivé součástky uvnitř</w:t>
      </w:r>
      <w:r>
        <w:rPr>
          <w:rFonts w:ascii="TTE2974228t00" w:hAnsi="TTE2974228t00" w:cs="TTE2974228t00"/>
        </w:rPr>
        <w:t xml:space="preserve"> </w:t>
      </w:r>
      <w:r>
        <w:rPr>
          <w:rFonts w:ascii="Times-Italic" w:hAnsi="Times-Italic" w:cs="Times-Italic"/>
          <w:i/>
          <w:iCs/>
        </w:rPr>
        <w:t>počítače a chápe jejich základní funkci;</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orientuje se v počítačových dílech a zná jejich aktuální parametry;</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vysvětlí princip fungování běžných periferních zařízení.</w:t>
      </w:r>
    </w:p>
    <w:p w:rsidR="0006590A" w:rsidRDefault="0006590A">
      <w:pPr>
        <w:keepNext w:val="0"/>
        <w:autoSpaceDE w:val="0"/>
        <w:autoSpaceDN w:val="0"/>
        <w:adjustRightInd w:val="0"/>
        <w:spacing w:line="240" w:lineRule="auto"/>
        <w:jc w:val="left"/>
        <w:rPr>
          <w:rFonts w:ascii="Times-Bold" w:hAnsi="Times-Bold" w:cs="Times-Bold"/>
          <w:b/>
          <w:bCs/>
        </w:rPr>
      </w:pPr>
      <w:r>
        <w:rPr>
          <w:rFonts w:ascii="Times-Bold" w:hAnsi="Times-Bold" w:cs="Times-Bold"/>
          <w:b/>
          <w:bCs/>
        </w:rPr>
        <w:t>U</w:t>
      </w:r>
      <w:r>
        <w:rPr>
          <w:rFonts w:ascii="TTE2974808t00" w:hAnsi="TTE2974808t00" w:cs="TTE2974808t00"/>
          <w:b/>
          <w:bCs/>
        </w:rPr>
        <w:t>č</w:t>
      </w:r>
      <w:r>
        <w:rPr>
          <w:rFonts w:ascii="Times-Bold" w:hAnsi="Times-Bold" w:cs="Times-Bold"/>
          <w:b/>
          <w:bCs/>
        </w:rPr>
        <w:t>ivo:</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2.1 Schéma počítače, základní deska, BIOS, program SETUP</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2.2 Procesor</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2.3 Paměti počítače, pevný disk, další paměťová média, trendy</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2.4 Komunikace mikroprocesoru s okolím, rozhraní</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2.5 Vstupní zařízení – myš, klávesnice, skener</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2.6 Výstupní zařízení – zobrazovací soustava, zvuková karta, tiskárny</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2.7 Další periferní zařízení</w:t>
      </w:r>
    </w:p>
    <w:p w:rsidR="0006590A" w:rsidRDefault="0006590A">
      <w:pPr>
        <w:keepNext w:val="0"/>
        <w:autoSpaceDE w:val="0"/>
        <w:autoSpaceDN w:val="0"/>
        <w:adjustRightInd w:val="0"/>
        <w:spacing w:line="240" w:lineRule="auto"/>
        <w:jc w:val="left"/>
        <w:rPr>
          <w:rFonts w:ascii="Times-Roman" w:hAnsi="Times-Roman" w:cs="Times-Roman"/>
        </w:rPr>
      </w:pPr>
    </w:p>
    <w:p w:rsidR="0006590A" w:rsidRDefault="0006590A">
      <w:pPr>
        <w:keepNext w:val="0"/>
        <w:autoSpaceDE w:val="0"/>
        <w:autoSpaceDN w:val="0"/>
        <w:adjustRightInd w:val="0"/>
        <w:spacing w:line="240" w:lineRule="auto"/>
        <w:jc w:val="left"/>
        <w:rPr>
          <w:rFonts w:ascii="TTE296EC88t00" w:hAnsi="TTE296EC88t00" w:cs="TTE296EC88t00"/>
          <w:b/>
          <w:bCs/>
          <w:color w:val="0000FF"/>
          <w:sz w:val="28"/>
          <w:szCs w:val="28"/>
        </w:rPr>
      </w:pPr>
      <w:r>
        <w:rPr>
          <w:rFonts w:ascii="Helvetica-BoldOblique" w:hAnsi="Helvetica-BoldOblique" w:cs="Helvetica-BoldOblique"/>
          <w:b/>
          <w:bCs/>
          <w:i/>
          <w:iCs/>
          <w:color w:val="0000FF"/>
          <w:sz w:val="28"/>
          <w:szCs w:val="28"/>
        </w:rPr>
        <w:t>3. Programové vybavení počítačů</w:t>
      </w:r>
    </w:p>
    <w:p w:rsidR="0006590A" w:rsidRDefault="0006590A">
      <w:pPr>
        <w:keepNext w:val="0"/>
        <w:autoSpaceDE w:val="0"/>
        <w:autoSpaceDN w:val="0"/>
        <w:adjustRightInd w:val="0"/>
        <w:spacing w:line="240" w:lineRule="auto"/>
        <w:jc w:val="left"/>
        <w:rPr>
          <w:rFonts w:ascii="Times-Bold" w:hAnsi="Times-Bold" w:cs="Times-Bold"/>
          <w:b/>
          <w:bCs/>
        </w:rPr>
      </w:pPr>
      <w:r>
        <w:rPr>
          <w:rFonts w:ascii="Times-Bold" w:hAnsi="Times-Bold" w:cs="Times-Bold"/>
          <w:b/>
          <w:bCs/>
        </w:rPr>
        <w:t>Žák:</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zařadí aplikační programy do skupin, charakterizuje jednotlivé skupiny;</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rozdělí programy podle licence;</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je seznámen s principy fungování operačních systémů;</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respektuje autorská práva, je si vědom důsledk</w:t>
      </w:r>
      <w:r>
        <w:rPr>
          <w:rFonts w:ascii="TTE2974228t00" w:hAnsi="TTE2974228t00" w:cs="TTE2974228t00"/>
          <w:i/>
          <w:iCs/>
        </w:rPr>
        <w:t>u</w:t>
      </w:r>
      <w:r>
        <w:rPr>
          <w:rFonts w:ascii="TTE2974228t00" w:hAnsi="TTE2974228t00" w:cs="TTE2974228t00"/>
        </w:rPr>
        <w:t xml:space="preserve"> </w:t>
      </w:r>
      <w:r>
        <w:rPr>
          <w:rFonts w:ascii="Times-Italic" w:hAnsi="Times-Italic" w:cs="Times-Italic"/>
          <w:i/>
          <w:iCs/>
        </w:rPr>
        <w:t>při jejich porušování.</w:t>
      </w:r>
    </w:p>
    <w:p w:rsidR="0006590A" w:rsidRDefault="0006590A">
      <w:pPr>
        <w:keepNext w:val="0"/>
        <w:autoSpaceDE w:val="0"/>
        <w:autoSpaceDN w:val="0"/>
        <w:adjustRightInd w:val="0"/>
        <w:spacing w:line="240" w:lineRule="auto"/>
        <w:jc w:val="left"/>
        <w:rPr>
          <w:rFonts w:ascii="Times-Bold" w:hAnsi="Times-Bold" w:cs="Times-Bold"/>
          <w:b/>
          <w:bCs/>
        </w:rPr>
      </w:pPr>
      <w:r>
        <w:rPr>
          <w:rFonts w:ascii="Times-Bold" w:hAnsi="Times-Bold" w:cs="Times-Bold"/>
          <w:b/>
          <w:bCs/>
        </w:rPr>
        <w:t>U</w:t>
      </w:r>
      <w:r>
        <w:rPr>
          <w:rFonts w:ascii="TTE2974808t00" w:hAnsi="TTE2974808t00" w:cs="TTE2974808t00"/>
          <w:b/>
          <w:bCs/>
        </w:rPr>
        <w:t>č</w:t>
      </w:r>
      <w:r>
        <w:rPr>
          <w:rFonts w:ascii="Times-Bold" w:hAnsi="Times-Bold" w:cs="Times-Bold"/>
          <w:b/>
          <w:bCs/>
        </w:rPr>
        <w:t>ivo:</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3.1 Aplikační programy, programovací jazyky</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3.2 Operační systémy</w:t>
      </w:r>
    </w:p>
    <w:p w:rsidR="0006590A" w:rsidRDefault="0006590A">
      <w:pPr>
        <w:keepNext w:val="0"/>
        <w:autoSpaceDE w:val="0"/>
        <w:autoSpaceDN w:val="0"/>
        <w:adjustRightInd w:val="0"/>
        <w:spacing w:line="240" w:lineRule="auto"/>
        <w:jc w:val="left"/>
        <w:rPr>
          <w:rFonts w:ascii="Helvetica-Bold" w:hAnsi="Helvetica-Bold" w:cs="Helvetica-Bold"/>
          <w:sz w:val="20"/>
          <w:szCs w:val="20"/>
        </w:rPr>
      </w:pPr>
      <w:r>
        <w:rPr>
          <w:rFonts w:ascii="Times-Roman" w:hAnsi="Times-Roman" w:cs="Times-Roman"/>
        </w:rPr>
        <w:t>3.3 Copyright a zákon na ochranu dat, autorská práva</w:t>
      </w: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r>
        <w:rPr>
          <w:b/>
          <w:bCs/>
        </w:rPr>
        <w:br w:type="page"/>
      </w:r>
    </w:p>
    <w:p w:rsidR="0006590A" w:rsidRDefault="0006590A">
      <w:pPr>
        <w:pStyle w:val="Normln1"/>
      </w:pPr>
      <w:r>
        <w:t>___________________________________________________________________________</w:t>
      </w:r>
    </w:p>
    <w:p w:rsidR="0006590A" w:rsidRDefault="0006590A">
      <w:pPr>
        <w:keepNext w:val="0"/>
        <w:autoSpaceDE w:val="0"/>
        <w:autoSpaceDN w:val="0"/>
        <w:adjustRightInd w:val="0"/>
        <w:spacing w:line="240" w:lineRule="auto"/>
        <w:jc w:val="left"/>
        <w:rPr>
          <w:b/>
          <w:bCs/>
          <w:color w:val="0000FF"/>
          <w:sz w:val="28"/>
          <w:szCs w:val="28"/>
        </w:rPr>
      </w:pPr>
      <w:r>
        <w:rPr>
          <w:b/>
          <w:bCs/>
          <w:i/>
          <w:iCs/>
          <w:color w:val="0000FF"/>
          <w:sz w:val="28"/>
          <w:szCs w:val="28"/>
        </w:rPr>
        <w:t>4. Počítačové sítě</w:t>
      </w:r>
    </w:p>
    <w:p w:rsidR="0006590A" w:rsidRDefault="0006590A">
      <w:pPr>
        <w:keepNext w:val="0"/>
        <w:autoSpaceDE w:val="0"/>
        <w:autoSpaceDN w:val="0"/>
        <w:adjustRightInd w:val="0"/>
        <w:spacing w:line="240" w:lineRule="auto"/>
        <w:jc w:val="left"/>
        <w:rPr>
          <w:rFonts w:ascii="Times-Bold" w:hAnsi="Times-Bold" w:cs="Times-Bold"/>
          <w:b/>
          <w:bCs/>
        </w:rPr>
      </w:pPr>
      <w:r>
        <w:rPr>
          <w:rFonts w:ascii="Times-Bold" w:hAnsi="Times-Bold" w:cs="Times-Bold"/>
          <w:b/>
          <w:bCs/>
        </w:rPr>
        <w:t>Žák:</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objasní běžně</w:t>
      </w:r>
      <w:r>
        <w:rPr>
          <w:rFonts w:ascii="TTE2974228t00" w:hAnsi="TTE2974228t00" w:cs="TTE2974228t00"/>
        </w:rPr>
        <w:t xml:space="preserve"> </w:t>
      </w:r>
      <w:r>
        <w:rPr>
          <w:rFonts w:ascii="Times-Italic" w:hAnsi="Times-Italic" w:cs="Times-Italic"/>
          <w:i/>
          <w:iCs/>
        </w:rPr>
        <w:t>používané pojmy z oblasti počítačových sítí;</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zná topologii školní sítě, umí určit výhody jednotlivých topologií;</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vytvoří jednoduchou malou síť</w:t>
      </w:r>
      <w:r>
        <w:rPr>
          <w:rFonts w:ascii="TTE2974228t00" w:hAnsi="TTE2974228t00" w:cs="TTE2974228t00"/>
        </w:rPr>
        <w:t xml:space="preserve"> </w:t>
      </w:r>
      <w:r>
        <w:rPr>
          <w:rFonts w:ascii="Times-Italic" w:hAnsi="Times-Italic" w:cs="Times-Italic"/>
          <w:i/>
          <w:iCs/>
        </w:rPr>
        <w:t>a provede její nastavení;</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popíše základní technologie používané v síti Internet;</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charakterizuje základní služby Internetu – www, e-mail, FTP, vzdálený přístup, on-line</w:t>
      </w:r>
    </w:p>
    <w:p w:rsidR="0006590A" w:rsidRDefault="0006590A">
      <w:pPr>
        <w:keepNext w:val="0"/>
        <w:autoSpaceDE w:val="0"/>
        <w:autoSpaceDN w:val="0"/>
        <w:adjustRightInd w:val="0"/>
        <w:spacing w:line="240" w:lineRule="auto"/>
        <w:jc w:val="left"/>
        <w:rPr>
          <w:rFonts w:ascii="Times-Italic" w:hAnsi="Times-Italic" w:cs="Times-Italic"/>
          <w:i/>
          <w:iCs/>
        </w:rPr>
      </w:pPr>
      <w:r>
        <w:rPr>
          <w:rFonts w:ascii="Times-Italic" w:hAnsi="Times-Italic" w:cs="Times-Italic"/>
          <w:i/>
          <w:iCs/>
        </w:rPr>
        <w:t xml:space="preserve">   komunikace, elektronická konference, IP telefonie a další.</w:t>
      </w:r>
    </w:p>
    <w:p w:rsidR="0006590A" w:rsidRDefault="0006590A">
      <w:pPr>
        <w:keepNext w:val="0"/>
        <w:autoSpaceDE w:val="0"/>
        <w:autoSpaceDN w:val="0"/>
        <w:adjustRightInd w:val="0"/>
        <w:spacing w:line="240" w:lineRule="auto"/>
        <w:jc w:val="left"/>
        <w:rPr>
          <w:rFonts w:ascii="Times-Bold" w:hAnsi="Times-Bold" w:cs="Times-Bold"/>
          <w:b/>
          <w:bCs/>
        </w:rPr>
      </w:pPr>
      <w:r>
        <w:rPr>
          <w:rFonts w:ascii="Times-Bold" w:hAnsi="Times-Bold" w:cs="Times-Bold"/>
          <w:b/>
          <w:bCs/>
        </w:rPr>
        <w:t>U</w:t>
      </w:r>
      <w:r>
        <w:rPr>
          <w:rFonts w:ascii="TTE2974808t00" w:hAnsi="TTE2974808t00" w:cs="TTE2974808t00"/>
          <w:b/>
          <w:bCs/>
        </w:rPr>
        <w:t>č</w:t>
      </w:r>
      <w:r>
        <w:rPr>
          <w:rFonts w:ascii="Times-Bold" w:hAnsi="Times-Bold" w:cs="Times-Bold"/>
          <w:b/>
          <w:bCs/>
        </w:rPr>
        <w:t>ivo:</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4.1 Základní pojmy, rozdělení sítí, výhody sítí</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4.2 Topologie sítí</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4.3 Technické prostředky sítí, sí</w:t>
      </w:r>
      <w:r>
        <w:rPr>
          <w:rFonts w:ascii="TTE29714C8t00" w:hAnsi="TTE29714C8t00" w:cs="TTE29714C8t00"/>
        </w:rPr>
        <w:t>t</w:t>
      </w:r>
      <w:r>
        <w:rPr>
          <w:rFonts w:ascii="Times-Roman" w:hAnsi="Times-Roman" w:cs="Times-Roman"/>
        </w:rPr>
        <w:t>ový software</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4.4 Administrace sítě, uživatelské profily, sdílení</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4.5 Internet – technologie, protokoly, domény, adresace</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4.6 Základní služby Internetu</w:t>
      </w:r>
    </w:p>
    <w:p w:rsidR="0006590A" w:rsidRDefault="0006590A">
      <w:pPr>
        <w:keepNext w:val="0"/>
        <w:autoSpaceDE w:val="0"/>
        <w:autoSpaceDN w:val="0"/>
        <w:adjustRightInd w:val="0"/>
        <w:spacing w:line="240" w:lineRule="auto"/>
        <w:jc w:val="left"/>
        <w:rPr>
          <w:rFonts w:ascii="Helvetica-BoldOblique" w:hAnsi="Helvetica-BoldOblique" w:cs="Helvetica-BoldOblique"/>
          <w:b/>
          <w:bCs/>
          <w:i/>
          <w:iCs/>
        </w:rPr>
      </w:pPr>
    </w:p>
    <w:p w:rsidR="0006590A" w:rsidRDefault="0006590A">
      <w:pPr>
        <w:keepNext w:val="0"/>
        <w:autoSpaceDE w:val="0"/>
        <w:autoSpaceDN w:val="0"/>
        <w:adjustRightInd w:val="0"/>
        <w:spacing w:line="240" w:lineRule="auto"/>
        <w:jc w:val="left"/>
        <w:rPr>
          <w:rFonts w:ascii="Helvetica-BoldOblique" w:hAnsi="Helvetica-BoldOblique" w:cs="Helvetica-BoldOblique"/>
          <w:b/>
          <w:bCs/>
          <w:i/>
          <w:iCs/>
          <w:color w:val="0000FF"/>
          <w:sz w:val="28"/>
          <w:szCs w:val="28"/>
        </w:rPr>
      </w:pPr>
      <w:r>
        <w:rPr>
          <w:rFonts w:ascii="Helvetica-BoldOblique" w:hAnsi="Helvetica-BoldOblique" w:cs="Helvetica-BoldOblique"/>
          <w:b/>
          <w:bCs/>
          <w:i/>
          <w:iCs/>
          <w:color w:val="0000FF"/>
          <w:sz w:val="28"/>
          <w:szCs w:val="28"/>
        </w:rPr>
        <w:t>5. Ochrana dat</w:t>
      </w:r>
    </w:p>
    <w:p w:rsidR="0006590A" w:rsidRDefault="0006590A">
      <w:pPr>
        <w:keepNext w:val="0"/>
        <w:autoSpaceDE w:val="0"/>
        <w:autoSpaceDN w:val="0"/>
        <w:adjustRightInd w:val="0"/>
        <w:spacing w:line="240" w:lineRule="auto"/>
        <w:jc w:val="left"/>
        <w:rPr>
          <w:rFonts w:ascii="Times-Bold" w:hAnsi="Times-Bold" w:cs="Times-Bold"/>
          <w:b/>
          <w:bCs/>
        </w:rPr>
      </w:pPr>
      <w:r>
        <w:rPr>
          <w:rFonts w:ascii="Times-Bold" w:hAnsi="Times-Bold" w:cs="Times-Bold"/>
          <w:b/>
          <w:bCs/>
        </w:rPr>
        <w:t>Žák:</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zná způsoby ochrany dat před zneužitím a zničením (hesla, aktualizace operačního syst</w:t>
      </w:r>
      <w:r>
        <w:rPr>
          <w:rFonts w:ascii="Times-Italic" w:hAnsi="Times-Italic" w:cs="Times-Italic"/>
          <w:i/>
          <w:iCs/>
        </w:rPr>
        <w:t>é</w:t>
      </w:r>
      <w:r>
        <w:rPr>
          <w:rFonts w:ascii="Times-Italic" w:hAnsi="Times-Italic" w:cs="Times-Italic"/>
          <w:i/>
          <w:iCs/>
        </w:rPr>
        <w:t>mu</w:t>
      </w:r>
    </w:p>
    <w:p w:rsidR="0006590A" w:rsidRDefault="0006590A">
      <w:pPr>
        <w:keepNext w:val="0"/>
        <w:autoSpaceDE w:val="0"/>
        <w:autoSpaceDN w:val="0"/>
        <w:adjustRightInd w:val="0"/>
        <w:spacing w:line="240" w:lineRule="auto"/>
        <w:jc w:val="left"/>
        <w:rPr>
          <w:rFonts w:ascii="Times-Italic" w:hAnsi="Times-Italic" w:cs="Times-Italic"/>
          <w:i/>
          <w:iCs/>
        </w:rPr>
      </w:pPr>
      <w:r>
        <w:rPr>
          <w:rFonts w:ascii="Times-Italic" w:hAnsi="Times-Italic" w:cs="Times-Italic"/>
          <w:i/>
          <w:iCs/>
        </w:rPr>
        <w:t xml:space="preserve">   a antivirového programu, použití firewallu, antispywaru);</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uvědomí si nutnost zálohování dat, vybere správné záznamové médium a komprimační</w:t>
      </w:r>
    </w:p>
    <w:p w:rsidR="0006590A" w:rsidRDefault="0006590A">
      <w:pPr>
        <w:keepNext w:val="0"/>
        <w:autoSpaceDE w:val="0"/>
        <w:autoSpaceDN w:val="0"/>
        <w:adjustRightInd w:val="0"/>
        <w:spacing w:line="240" w:lineRule="auto"/>
        <w:jc w:val="left"/>
        <w:rPr>
          <w:rFonts w:ascii="Times-Italic" w:hAnsi="Times-Italic" w:cs="Times-Italic"/>
          <w:i/>
          <w:iCs/>
        </w:rPr>
      </w:pPr>
      <w:r>
        <w:rPr>
          <w:rFonts w:ascii="Times-Italic" w:hAnsi="Times-Italic" w:cs="Times-Italic"/>
          <w:i/>
          <w:iCs/>
        </w:rPr>
        <w:t xml:space="preserve">   program;</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chápe princip symetrické a asymetrické kryptografie, elektronického podpisu.</w:t>
      </w:r>
    </w:p>
    <w:p w:rsidR="0006590A" w:rsidRDefault="0006590A">
      <w:pPr>
        <w:keepNext w:val="0"/>
        <w:autoSpaceDE w:val="0"/>
        <w:autoSpaceDN w:val="0"/>
        <w:adjustRightInd w:val="0"/>
        <w:spacing w:line="240" w:lineRule="auto"/>
        <w:jc w:val="left"/>
        <w:rPr>
          <w:rFonts w:ascii="Times-Bold" w:hAnsi="Times-Bold" w:cs="Times-Bold"/>
          <w:b/>
          <w:bCs/>
        </w:rPr>
      </w:pPr>
      <w:r>
        <w:rPr>
          <w:rFonts w:ascii="Times-Bold" w:hAnsi="Times-Bold" w:cs="Times-Bold"/>
          <w:b/>
          <w:bCs/>
        </w:rPr>
        <w:t>U</w:t>
      </w:r>
      <w:r>
        <w:rPr>
          <w:rFonts w:ascii="TTE2974808t00" w:hAnsi="TTE2974808t00" w:cs="TTE2974808t00"/>
          <w:b/>
          <w:bCs/>
        </w:rPr>
        <w:t>č</w:t>
      </w:r>
      <w:r>
        <w:rPr>
          <w:rFonts w:ascii="Times-Bold" w:hAnsi="Times-Bold" w:cs="Times-Bold"/>
          <w:b/>
          <w:bCs/>
        </w:rPr>
        <w:t>ivo:</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5.1 Počítačové viry, antivirová ochrana</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5.2 Zálohování dat, komprimační programy</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5.3 Zabezpečení dat – šifrování, přístupová práva, firewally, elektronický podpis</w:t>
      </w:r>
    </w:p>
    <w:p w:rsidR="0006590A" w:rsidRDefault="0006590A">
      <w:pPr>
        <w:keepNext w:val="0"/>
        <w:autoSpaceDE w:val="0"/>
        <w:autoSpaceDN w:val="0"/>
        <w:adjustRightInd w:val="0"/>
        <w:spacing w:line="240" w:lineRule="auto"/>
        <w:jc w:val="left"/>
        <w:rPr>
          <w:rFonts w:ascii="Helvetica-Bold" w:hAnsi="Helvetica-Bold" w:cs="Helvetica-Bold"/>
          <w:b/>
          <w:bCs/>
        </w:rPr>
      </w:pPr>
    </w:p>
    <w:p w:rsidR="0006590A" w:rsidRDefault="0006590A">
      <w:pPr>
        <w:keepNext w:val="0"/>
        <w:autoSpaceDE w:val="0"/>
        <w:autoSpaceDN w:val="0"/>
        <w:adjustRightInd w:val="0"/>
        <w:spacing w:line="240" w:lineRule="auto"/>
        <w:jc w:val="left"/>
        <w:rPr>
          <w:rFonts w:ascii="Helvetica-Bold" w:hAnsi="Helvetica-Bold" w:cs="Helvetica-Bold"/>
          <w:b/>
          <w:bCs/>
          <w:i/>
          <w:iCs/>
          <w:color w:val="993366"/>
          <w:sz w:val="28"/>
          <w:szCs w:val="28"/>
        </w:rPr>
      </w:pPr>
      <w:r>
        <w:rPr>
          <w:rFonts w:ascii="Helvetica-Bold" w:hAnsi="Helvetica-Bold" w:cs="Helvetica-Bold"/>
          <w:b/>
          <w:bCs/>
          <w:i/>
          <w:iCs/>
          <w:color w:val="993366"/>
          <w:sz w:val="28"/>
          <w:szCs w:val="28"/>
        </w:rPr>
        <w:t>Cvičení</w:t>
      </w:r>
    </w:p>
    <w:p w:rsidR="0006590A" w:rsidRDefault="0006590A">
      <w:pPr>
        <w:keepNext w:val="0"/>
        <w:autoSpaceDE w:val="0"/>
        <w:autoSpaceDN w:val="0"/>
        <w:adjustRightInd w:val="0"/>
        <w:spacing w:line="240" w:lineRule="auto"/>
        <w:jc w:val="left"/>
        <w:rPr>
          <w:rFonts w:ascii="Helvetica-BoldOblique" w:hAnsi="Helvetica-BoldOblique" w:cs="Helvetica-BoldOblique"/>
          <w:b/>
          <w:bCs/>
          <w:i/>
          <w:iCs/>
          <w:color w:val="0000FF"/>
          <w:sz w:val="28"/>
          <w:szCs w:val="28"/>
        </w:rPr>
      </w:pPr>
      <w:r>
        <w:rPr>
          <w:rFonts w:ascii="Helvetica-BoldOblique" w:hAnsi="Helvetica-BoldOblique" w:cs="Helvetica-BoldOblique"/>
          <w:b/>
          <w:bCs/>
          <w:i/>
          <w:iCs/>
          <w:color w:val="0000FF"/>
          <w:sz w:val="28"/>
          <w:szCs w:val="28"/>
        </w:rPr>
        <w:t>1. Práce s počítačem, operační systém</w:t>
      </w:r>
    </w:p>
    <w:p w:rsidR="0006590A" w:rsidRDefault="0006590A">
      <w:pPr>
        <w:keepNext w:val="0"/>
        <w:autoSpaceDE w:val="0"/>
        <w:autoSpaceDN w:val="0"/>
        <w:adjustRightInd w:val="0"/>
        <w:spacing w:line="240" w:lineRule="auto"/>
        <w:jc w:val="left"/>
        <w:rPr>
          <w:rFonts w:ascii="Times-Bold" w:hAnsi="Times-Bold" w:cs="Times-Bold"/>
          <w:b/>
          <w:bCs/>
        </w:rPr>
      </w:pPr>
      <w:r>
        <w:rPr>
          <w:rFonts w:ascii="Times-Bold" w:hAnsi="Times-Bold" w:cs="Times-Bold"/>
          <w:b/>
          <w:bCs/>
        </w:rPr>
        <w:t>Žák:</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osvojí si způsoby ovládání základní sestavy;</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ovládá správu soubor</w:t>
      </w:r>
      <w:r>
        <w:rPr>
          <w:rFonts w:ascii="TTE2974228t00" w:hAnsi="TTE2974228t00" w:cs="TTE2974228t00"/>
          <w:i/>
          <w:iCs/>
        </w:rPr>
        <w:t>ů</w:t>
      </w:r>
      <w:r>
        <w:rPr>
          <w:rFonts w:ascii="Times-Italic" w:hAnsi="Times-Italic" w:cs="Times-Italic"/>
          <w:i/>
          <w:iCs/>
        </w:rPr>
        <w:t xml:space="preserve"> a adresářů</w:t>
      </w:r>
      <w:r>
        <w:rPr>
          <w:rFonts w:ascii="TTE2974228t00" w:hAnsi="TTE2974228t00" w:cs="TTE2974228t00"/>
        </w:rPr>
        <w:t xml:space="preserve"> </w:t>
      </w:r>
      <w:r>
        <w:rPr>
          <w:rFonts w:ascii="Times-Italic" w:hAnsi="Times-Italic" w:cs="Times-Italic"/>
          <w:i/>
          <w:iCs/>
        </w:rPr>
        <w:t>– tvorbu adresářové struktury, ukládání, otevírání,</w:t>
      </w:r>
    </w:p>
    <w:p w:rsidR="0006590A" w:rsidRDefault="0006590A">
      <w:pPr>
        <w:keepNext w:val="0"/>
        <w:autoSpaceDE w:val="0"/>
        <w:autoSpaceDN w:val="0"/>
        <w:adjustRightInd w:val="0"/>
        <w:spacing w:line="240" w:lineRule="auto"/>
        <w:jc w:val="left"/>
        <w:rPr>
          <w:rFonts w:ascii="Times-Italic" w:hAnsi="Times-Italic" w:cs="Times-Italic"/>
          <w:i/>
          <w:iCs/>
        </w:rPr>
      </w:pPr>
      <w:r>
        <w:rPr>
          <w:rFonts w:ascii="Times-Italic" w:hAnsi="Times-Italic" w:cs="Times-Italic"/>
          <w:i/>
          <w:iCs/>
        </w:rPr>
        <w:t xml:space="preserve">   kopírování, přejmenování, mazání a vyhledávání souborů, zjištění a nastavení vlastností</w:t>
      </w:r>
    </w:p>
    <w:p w:rsidR="0006590A" w:rsidRDefault="0006590A">
      <w:pPr>
        <w:keepNext w:val="0"/>
        <w:autoSpaceDE w:val="0"/>
        <w:autoSpaceDN w:val="0"/>
        <w:adjustRightInd w:val="0"/>
        <w:spacing w:line="240" w:lineRule="auto"/>
        <w:jc w:val="left"/>
        <w:rPr>
          <w:rFonts w:ascii="Times-Italic" w:hAnsi="Times-Italic" w:cs="Times-Italic"/>
          <w:i/>
          <w:iCs/>
        </w:rPr>
      </w:pPr>
      <w:r>
        <w:rPr>
          <w:rFonts w:ascii="Times-Italic" w:hAnsi="Times-Italic" w:cs="Times-Italic"/>
          <w:i/>
          <w:iCs/>
        </w:rPr>
        <w:t xml:space="preserve">   souborů, typy souborů</w:t>
      </w:r>
      <w:r>
        <w:rPr>
          <w:rFonts w:ascii="TTE2974228t00" w:hAnsi="TTE2974228t00" w:cs="TTE2974228t00"/>
        </w:rPr>
        <w:t xml:space="preserve"> </w:t>
      </w:r>
      <w:r>
        <w:rPr>
          <w:rFonts w:ascii="Times-Italic" w:hAnsi="Times-Italic" w:cs="Times-Italic"/>
          <w:i/>
          <w:iCs/>
        </w:rPr>
        <w:t>a jejich asociace s aplikacemi, přenos souborů</w:t>
      </w:r>
      <w:r>
        <w:rPr>
          <w:rFonts w:ascii="TTE2974228t00" w:hAnsi="TTE2974228t00" w:cs="TTE2974228t00"/>
        </w:rPr>
        <w:t xml:space="preserve"> </w:t>
      </w:r>
      <w:r>
        <w:rPr>
          <w:rFonts w:ascii="Times-Italic" w:hAnsi="Times-Italic" w:cs="Times-Italic"/>
          <w:i/>
          <w:iCs/>
        </w:rPr>
        <w:t>pomocí schránky;</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provede základní nastavení operačního systému pomocí ovládacího panelu;</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 xml:space="preserve">instaluje a odinstaluje HW i SW, nastaví tiskárnu a </w:t>
      </w:r>
      <w:r>
        <w:rPr>
          <w:rFonts w:ascii="TTE2974228t00" w:hAnsi="TTE2974228t00" w:cs="TTE2974228t00"/>
          <w:i/>
          <w:iCs/>
        </w:rPr>
        <w:t>ř</w:t>
      </w:r>
      <w:r>
        <w:rPr>
          <w:rFonts w:ascii="Times-Italic" w:hAnsi="Times-Italic" w:cs="Times-Italic"/>
          <w:i/>
          <w:iCs/>
        </w:rPr>
        <w:t>ídí tiskovou frontu;</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využívá aplikace dodávané s operačním systémem;</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nastaví uživatelské ú</w:t>
      </w:r>
      <w:r>
        <w:rPr>
          <w:rFonts w:ascii="TTE2974228t00" w:hAnsi="TTE2974228t00" w:cs="TTE2974228t00"/>
        </w:rPr>
        <w:t>č</w:t>
      </w:r>
      <w:r>
        <w:rPr>
          <w:rFonts w:ascii="Times-Italic" w:hAnsi="Times-Italic" w:cs="Times-Italic"/>
          <w:i/>
          <w:iCs/>
        </w:rPr>
        <w:t>ty a skupiny, přístupová práva a sdílení;</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rozezná rozdíl mezi grafickým a textovým rozhraním, ovládá práci v textovém rozhraní;</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 xml:space="preserve">navrhuje </w:t>
      </w:r>
      <w:r>
        <w:rPr>
          <w:rFonts w:ascii="TTE2974228t00" w:hAnsi="TTE2974228t00" w:cs="TTE2974228t00"/>
          <w:i/>
          <w:iCs/>
        </w:rPr>
        <w:t>ř</w:t>
      </w:r>
      <w:r>
        <w:rPr>
          <w:rFonts w:ascii="Times-Italic" w:hAnsi="Times-Italic" w:cs="Times-Italic"/>
          <w:i/>
          <w:iCs/>
        </w:rPr>
        <w:t>ešení při běžných chybách nebo poruchách.</w:t>
      </w:r>
    </w:p>
    <w:p w:rsidR="0006590A" w:rsidRDefault="0006590A">
      <w:pPr>
        <w:keepNext w:val="0"/>
        <w:autoSpaceDE w:val="0"/>
        <w:autoSpaceDN w:val="0"/>
        <w:adjustRightInd w:val="0"/>
        <w:spacing w:line="240" w:lineRule="auto"/>
        <w:jc w:val="left"/>
        <w:rPr>
          <w:rFonts w:ascii="Times-Bold" w:hAnsi="Times-Bold" w:cs="Times-Bold"/>
          <w:b/>
          <w:bCs/>
        </w:rPr>
      </w:pPr>
      <w:r>
        <w:rPr>
          <w:rFonts w:ascii="Times-Bold" w:hAnsi="Times-Bold" w:cs="Times-Bold"/>
          <w:b/>
          <w:bCs/>
        </w:rPr>
        <w:t>Učivo:</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1.1 Základní sestava počítače, obsluha</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1.2 Popis prost</w:t>
      </w:r>
      <w:r>
        <w:rPr>
          <w:rFonts w:ascii="TTE29714C8t00" w:hAnsi="TTE29714C8t00" w:cs="TTE29714C8t00"/>
        </w:rPr>
        <w:t>ř</w:t>
      </w:r>
      <w:r>
        <w:rPr>
          <w:rFonts w:ascii="Times-Roman" w:hAnsi="Times-Roman" w:cs="Times-Roman"/>
        </w:rPr>
        <w:t>edí, způsoby ovládání</w:t>
      </w:r>
    </w:p>
    <w:p w:rsidR="0006590A" w:rsidRDefault="0006590A">
      <w:pPr>
        <w:keepNext w:val="0"/>
        <w:autoSpaceDE w:val="0"/>
        <w:autoSpaceDN w:val="0"/>
        <w:adjustRightInd w:val="0"/>
        <w:spacing w:line="240" w:lineRule="auto"/>
        <w:jc w:val="left"/>
        <w:rPr>
          <w:rFonts w:ascii="Helvetica-BoldOblique" w:hAnsi="Helvetica-BoldOblique" w:cs="Helvetica-BoldOblique"/>
          <w:sz w:val="20"/>
          <w:szCs w:val="20"/>
        </w:rPr>
      </w:pPr>
      <w:r>
        <w:rPr>
          <w:rFonts w:ascii="Times-Roman" w:hAnsi="Times-Roman" w:cs="Times-Roman"/>
        </w:rPr>
        <w:t>1.3 Struktura složek, speciální složky, zástupce, soubor, typy souborů</w:t>
      </w: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r>
        <w:rPr>
          <w:b/>
          <w:bCs/>
        </w:rPr>
        <w:br w:type="page"/>
      </w:r>
    </w:p>
    <w:p w:rsidR="0006590A" w:rsidRDefault="0006590A">
      <w:pPr>
        <w:pStyle w:val="Normln1"/>
      </w:pPr>
      <w:r>
        <w:t>___________________________________________________________________________</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1.4 Vyhledávání souborů, přenos dat mezi aplikacemi, nápověda</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1.5 Aplikace dodávané s operačním systémem</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 xml:space="preserve">1.6 Správa a konfigurace, instalování a odinstalování HW a SW, </w:t>
      </w:r>
      <w:r>
        <w:rPr>
          <w:rFonts w:ascii="TTE29714C8t00" w:hAnsi="TTE29714C8t00" w:cs="TTE29714C8t00"/>
        </w:rPr>
        <w:t>ř</w:t>
      </w:r>
      <w:r>
        <w:rPr>
          <w:rFonts w:ascii="Times-Roman" w:hAnsi="Times-Roman" w:cs="Times-Roman"/>
        </w:rPr>
        <w:t>ízení tisku</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1.7 Sí</w:t>
      </w:r>
      <w:r>
        <w:rPr>
          <w:rFonts w:ascii="TTE29714C8t00" w:hAnsi="TTE29714C8t00" w:cs="TTE29714C8t00"/>
        </w:rPr>
        <w:t>ť</w:t>
      </w:r>
      <w:r>
        <w:rPr>
          <w:rFonts w:ascii="Times-Roman" w:hAnsi="Times-Roman" w:cs="Times-Roman"/>
        </w:rPr>
        <w:t>ové prvky operačního systému, víceuživatelské prost</w:t>
      </w:r>
      <w:r>
        <w:rPr>
          <w:rFonts w:ascii="TTE29714C8t00" w:hAnsi="TTE29714C8t00" w:cs="TTE29714C8t00"/>
        </w:rPr>
        <w:t>ř</w:t>
      </w:r>
      <w:r>
        <w:rPr>
          <w:rFonts w:ascii="Times-Roman" w:hAnsi="Times-Roman" w:cs="Times-Roman"/>
        </w:rPr>
        <w:t>edí</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 xml:space="preserve">1.8 Příkazový </w:t>
      </w:r>
      <w:r>
        <w:rPr>
          <w:rFonts w:ascii="TTE29714C8t00" w:hAnsi="TTE29714C8t00" w:cs="TTE29714C8t00"/>
        </w:rPr>
        <w:t>ř</w:t>
      </w:r>
      <w:r>
        <w:rPr>
          <w:rFonts w:ascii="Times-Roman" w:hAnsi="Times-Roman" w:cs="Times-Roman"/>
        </w:rPr>
        <w:t>ádek – příkazy pro práci se soubory, adresáři v MS DOS</w:t>
      </w:r>
    </w:p>
    <w:p w:rsidR="0006590A" w:rsidRDefault="0006590A">
      <w:pPr>
        <w:keepNext w:val="0"/>
        <w:autoSpaceDE w:val="0"/>
        <w:autoSpaceDN w:val="0"/>
        <w:adjustRightInd w:val="0"/>
        <w:spacing w:line="240" w:lineRule="auto"/>
        <w:jc w:val="left"/>
        <w:rPr>
          <w:rFonts w:ascii="Helvetica-BoldOblique" w:hAnsi="Helvetica-BoldOblique" w:cs="Helvetica-BoldOblique"/>
          <w:b/>
          <w:bCs/>
          <w:i/>
          <w:iCs/>
        </w:rPr>
      </w:pPr>
    </w:p>
    <w:p w:rsidR="0006590A" w:rsidRDefault="0006590A">
      <w:pPr>
        <w:keepNext w:val="0"/>
        <w:autoSpaceDE w:val="0"/>
        <w:autoSpaceDN w:val="0"/>
        <w:adjustRightInd w:val="0"/>
        <w:spacing w:line="240" w:lineRule="auto"/>
        <w:jc w:val="left"/>
        <w:rPr>
          <w:rFonts w:ascii="TTE296EC88t00" w:hAnsi="TTE296EC88t00" w:cs="TTE296EC88t00"/>
          <w:b/>
          <w:bCs/>
          <w:color w:val="0000FF"/>
          <w:sz w:val="28"/>
          <w:szCs w:val="28"/>
        </w:rPr>
      </w:pPr>
      <w:r>
        <w:rPr>
          <w:rFonts w:ascii="Helvetica-BoldOblique" w:hAnsi="Helvetica-BoldOblique" w:cs="Helvetica-BoldOblique"/>
          <w:b/>
          <w:bCs/>
          <w:i/>
          <w:iCs/>
          <w:color w:val="0000FF"/>
          <w:sz w:val="28"/>
          <w:szCs w:val="28"/>
        </w:rPr>
        <w:t>2. Internet a lokální sí</w:t>
      </w:r>
      <w:r>
        <w:rPr>
          <w:rFonts w:ascii="TTE296EC88t00" w:hAnsi="TTE296EC88t00" w:cs="TTE296EC88t00"/>
          <w:b/>
          <w:bCs/>
          <w:i/>
          <w:iCs/>
          <w:color w:val="0000FF"/>
          <w:sz w:val="28"/>
          <w:szCs w:val="28"/>
        </w:rPr>
        <w:t>ť</w:t>
      </w:r>
    </w:p>
    <w:p w:rsidR="0006590A" w:rsidRDefault="0006590A">
      <w:pPr>
        <w:keepNext w:val="0"/>
        <w:autoSpaceDE w:val="0"/>
        <w:autoSpaceDN w:val="0"/>
        <w:adjustRightInd w:val="0"/>
        <w:spacing w:line="240" w:lineRule="auto"/>
        <w:jc w:val="left"/>
        <w:rPr>
          <w:rFonts w:ascii="Times-Bold" w:hAnsi="Times-Bold" w:cs="Times-Bold"/>
          <w:b/>
          <w:bCs/>
        </w:rPr>
      </w:pPr>
      <w:r>
        <w:rPr>
          <w:rFonts w:ascii="Times-Bold" w:hAnsi="Times-Bold" w:cs="Times-Bold"/>
          <w:b/>
          <w:bCs/>
        </w:rPr>
        <w:t>Žák:</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pracuje s prohlížečem webových stránek;</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vyhledá relevantní informace pomocí katalog</w:t>
      </w:r>
      <w:r>
        <w:rPr>
          <w:rFonts w:ascii="TTE2974228t00" w:hAnsi="TTE2974228t00" w:cs="TTE2974228t00"/>
        </w:rPr>
        <w:t>u</w:t>
      </w:r>
      <w:r>
        <w:rPr>
          <w:rFonts w:ascii="Times-Italic" w:hAnsi="Times-Italic" w:cs="Times-Italic"/>
          <w:i/>
          <w:iCs/>
        </w:rPr>
        <w:t>, vyhledávačů</w:t>
      </w:r>
      <w:r>
        <w:rPr>
          <w:rFonts w:ascii="TTE2974228t00" w:hAnsi="TTE2974228t00" w:cs="TTE2974228t00"/>
        </w:rPr>
        <w:t xml:space="preserve"> </w:t>
      </w:r>
      <w:r>
        <w:rPr>
          <w:rFonts w:ascii="Times-Italic" w:hAnsi="Times-Italic" w:cs="Times-Italic"/>
          <w:i/>
          <w:iCs/>
        </w:rPr>
        <w:t>i fulltextů;</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využívá možností rozšířeného vyhledávání;</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zaznamenává a uchovává textové, grafické i numerické informace způsobem umožňujícím</w:t>
      </w:r>
    </w:p>
    <w:p w:rsidR="0006590A" w:rsidRDefault="0006590A">
      <w:pPr>
        <w:keepNext w:val="0"/>
        <w:autoSpaceDE w:val="0"/>
        <w:autoSpaceDN w:val="0"/>
        <w:adjustRightInd w:val="0"/>
        <w:spacing w:line="240" w:lineRule="auto"/>
        <w:jc w:val="left"/>
        <w:rPr>
          <w:rFonts w:ascii="Times-Italic" w:hAnsi="Times-Italic" w:cs="Times-Italic"/>
          <w:i/>
          <w:iCs/>
        </w:rPr>
      </w:pPr>
      <w:r>
        <w:rPr>
          <w:rFonts w:ascii="Times-Italic" w:hAnsi="Times-Italic" w:cs="Times-Italic"/>
          <w:i/>
          <w:iCs/>
        </w:rPr>
        <w:t xml:space="preserve">   jejich další využití (zkopíruje text, uloží obrázek, uloží www stránku, stáhne soubor);</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 xml:space="preserve">zná prostředí poštovního klienta, umí odeslat a přijmout zprávu včetně </w:t>
      </w:r>
      <w:r>
        <w:rPr>
          <w:rFonts w:ascii="TTE2974228t00" w:hAnsi="TTE2974228t00" w:cs="TTE2974228t00"/>
        </w:rPr>
        <w:t xml:space="preserve"> </w:t>
      </w:r>
      <w:r>
        <w:rPr>
          <w:rFonts w:ascii="TTE2974228t00" w:hAnsi="TTE2974228t00" w:cs="TTE2974228t00"/>
          <w:i/>
          <w:iCs/>
        </w:rPr>
        <w:t>př</w:t>
      </w:r>
      <w:r>
        <w:rPr>
          <w:rFonts w:ascii="Times-Italic" w:hAnsi="Times-Italic" w:cs="Times-Italic"/>
          <w:i/>
          <w:iCs/>
        </w:rPr>
        <w:t>ílohy;</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vytvoří adresář</w:t>
      </w:r>
      <w:r>
        <w:rPr>
          <w:rFonts w:ascii="TTE2974228t00" w:hAnsi="TTE2974228t00" w:cs="TTE2974228t00"/>
        </w:rPr>
        <w:t xml:space="preserve"> </w:t>
      </w:r>
      <w:r>
        <w:rPr>
          <w:rFonts w:ascii="Times-Italic" w:hAnsi="Times-Italic" w:cs="Times-Italic"/>
          <w:i/>
          <w:iCs/>
        </w:rPr>
        <w:t>a aktivně</w:t>
      </w:r>
      <w:r>
        <w:rPr>
          <w:rFonts w:ascii="TTE2974228t00" w:hAnsi="TTE2974228t00" w:cs="TTE2974228t00"/>
        </w:rPr>
        <w:t xml:space="preserve"> </w:t>
      </w:r>
      <w:r>
        <w:rPr>
          <w:rFonts w:ascii="Times-Italic" w:hAnsi="Times-Italic" w:cs="Times-Italic"/>
          <w:i/>
          <w:iCs/>
        </w:rPr>
        <w:t>jej využívá;</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založí si e-mailovou schránku na freemailovém serveru a pracuje s ní pomocí poštovního</w:t>
      </w:r>
    </w:p>
    <w:p w:rsidR="0006590A" w:rsidRDefault="0006590A">
      <w:pPr>
        <w:keepNext w:val="0"/>
        <w:autoSpaceDE w:val="0"/>
        <w:autoSpaceDN w:val="0"/>
        <w:adjustRightInd w:val="0"/>
        <w:spacing w:line="240" w:lineRule="auto"/>
        <w:jc w:val="left"/>
        <w:rPr>
          <w:rFonts w:ascii="Times-Italic" w:hAnsi="Times-Italic" w:cs="Times-Italic"/>
          <w:i/>
          <w:iCs/>
        </w:rPr>
      </w:pPr>
      <w:r>
        <w:rPr>
          <w:rFonts w:ascii="Times-Italic" w:hAnsi="Times-Italic" w:cs="Times-Italic"/>
          <w:i/>
          <w:iCs/>
        </w:rPr>
        <w:t xml:space="preserve">   klienta;</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používá školní síť</w:t>
      </w:r>
      <w:r>
        <w:rPr>
          <w:rFonts w:ascii="TTE2974228t00" w:hAnsi="TTE2974228t00" w:cs="TTE2974228t00"/>
        </w:rPr>
        <w:t xml:space="preserve"> </w:t>
      </w:r>
      <w:r>
        <w:rPr>
          <w:rFonts w:ascii="Times-Italic" w:hAnsi="Times-Italic" w:cs="Times-Italic"/>
          <w:i/>
          <w:iCs/>
        </w:rPr>
        <w:t>k ukládání souborů, získávání dat, k práci ve cvičeních.</w:t>
      </w:r>
    </w:p>
    <w:p w:rsidR="0006590A" w:rsidRDefault="0006590A">
      <w:pPr>
        <w:keepNext w:val="0"/>
        <w:autoSpaceDE w:val="0"/>
        <w:autoSpaceDN w:val="0"/>
        <w:adjustRightInd w:val="0"/>
        <w:spacing w:line="240" w:lineRule="auto"/>
        <w:jc w:val="left"/>
        <w:rPr>
          <w:rFonts w:ascii="Times-Bold" w:hAnsi="Times-Bold" w:cs="Times-Bold"/>
          <w:b/>
          <w:bCs/>
        </w:rPr>
      </w:pPr>
      <w:r>
        <w:rPr>
          <w:rFonts w:ascii="Times-Bold" w:hAnsi="Times-Bold" w:cs="Times-Bold"/>
          <w:b/>
          <w:bCs/>
        </w:rPr>
        <w:t>Učivo:</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2.1 Internet – prohlížeč, vyhledávání informací</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2.2 Komunikace – elektronická pošta, on-line komunikace</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2.3 Další služby Internetu (elektronická konference, diskusní fóra, IP telefonie, FTP)</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2.4 LAN – práce ve školní síti</w:t>
      </w:r>
    </w:p>
    <w:p w:rsidR="0006590A" w:rsidRDefault="0006590A">
      <w:pPr>
        <w:keepNext w:val="0"/>
        <w:autoSpaceDE w:val="0"/>
        <w:autoSpaceDN w:val="0"/>
        <w:adjustRightInd w:val="0"/>
        <w:spacing w:line="240" w:lineRule="auto"/>
        <w:jc w:val="left"/>
        <w:rPr>
          <w:rFonts w:ascii="Helvetica-BoldOblique" w:hAnsi="Helvetica-BoldOblique" w:cs="Helvetica-BoldOblique"/>
          <w:b/>
          <w:bCs/>
          <w:i/>
          <w:iCs/>
        </w:rPr>
      </w:pPr>
    </w:p>
    <w:p w:rsidR="0006590A" w:rsidRDefault="0006590A">
      <w:pPr>
        <w:keepNext w:val="0"/>
        <w:autoSpaceDE w:val="0"/>
        <w:autoSpaceDN w:val="0"/>
        <w:adjustRightInd w:val="0"/>
        <w:spacing w:line="240" w:lineRule="auto"/>
        <w:jc w:val="left"/>
        <w:rPr>
          <w:rFonts w:ascii="Helvetica-BoldOblique" w:hAnsi="Helvetica-BoldOblique" w:cs="Helvetica-BoldOblique"/>
          <w:b/>
          <w:bCs/>
          <w:i/>
          <w:iCs/>
          <w:color w:val="0000FF"/>
          <w:sz w:val="28"/>
          <w:szCs w:val="28"/>
        </w:rPr>
      </w:pPr>
      <w:r>
        <w:rPr>
          <w:rFonts w:ascii="Helvetica-BoldOblique" w:hAnsi="Helvetica-BoldOblique" w:cs="Helvetica-BoldOblique"/>
          <w:b/>
          <w:bCs/>
          <w:i/>
          <w:iCs/>
          <w:color w:val="0000FF"/>
          <w:sz w:val="28"/>
          <w:szCs w:val="28"/>
        </w:rPr>
        <w:t>3. Textový editor Word</w:t>
      </w:r>
    </w:p>
    <w:p w:rsidR="0006590A" w:rsidRDefault="0006590A">
      <w:pPr>
        <w:keepNext w:val="0"/>
        <w:autoSpaceDE w:val="0"/>
        <w:autoSpaceDN w:val="0"/>
        <w:adjustRightInd w:val="0"/>
        <w:spacing w:line="240" w:lineRule="auto"/>
        <w:jc w:val="left"/>
        <w:rPr>
          <w:rFonts w:ascii="Times-Bold" w:hAnsi="Times-Bold" w:cs="Times-Bold"/>
          <w:b/>
          <w:bCs/>
        </w:rPr>
      </w:pPr>
      <w:r>
        <w:rPr>
          <w:rFonts w:ascii="Times-Bold" w:hAnsi="Times-Bold" w:cs="Times-Bold"/>
          <w:b/>
          <w:bCs/>
        </w:rPr>
        <w:t>Žák:</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vytvoří textový dokument;</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zvládá formátování a styly textu, používá různé šablony, umí je editovat;</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ilustruje práci s dalšími objekty, zejména grafickými, na návrhu propagačního letáku;</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prokáže dovednost psaní technických textů;</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používá k rozesílání firemních dopis</w:t>
      </w:r>
      <w:r>
        <w:rPr>
          <w:rFonts w:ascii="TTE2974228t00" w:hAnsi="TTE2974228t00" w:cs="TTE2974228t00"/>
        </w:rPr>
        <w:t xml:space="preserve">u </w:t>
      </w:r>
      <w:r>
        <w:rPr>
          <w:rFonts w:ascii="Times-Italic" w:hAnsi="Times-Italic" w:cs="Times-Italic"/>
          <w:i/>
          <w:iCs/>
        </w:rPr>
        <w:t>nástroje hromadné korespondence;</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využívá další funkce textového editoru – kontrolu pravopisu, vyhledávání a nahrazování</w:t>
      </w:r>
    </w:p>
    <w:p w:rsidR="0006590A" w:rsidRDefault="0006590A">
      <w:pPr>
        <w:keepNext w:val="0"/>
        <w:autoSpaceDE w:val="0"/>
        <w:autoSpaceDN w:val="0"/>
        <w:adjustRightInd w:val="0"/>
        <w:spacing w:line="240" w:lineRule="auto"/>
        <w:jc w:val="left"/>
        <w:rPr>
          <w:rFonts w:ascii="Times-Italic" w:hAnsi="Times-Italic" w:cs="Times-Italic"/>
          <w:i/>
          <w:iCs/>
        </w:rPr>
      </w:pPr>
      <w:r>
        <w:rPr>
          <w:rFonts w:ascii="Times-Italic" w:hAnsi="Times-Italic" w:cs="Times-Italic"/>
          <w:i/>
          <w:iCs/>
        </w:rPr>
        <w:t xml:space="preserve">   textu, automatické opravy;</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pro celistvost dokumentu využívá výstup</w:t>
      </w:r>
      <w:r>
        <w:rPr>
          <w:rFonts w:ascii="TTE2974228t00" w:hAnsi="TTE2974228t00" w:cs="TTE2974228t00"/>
        </w:rPr>
        <w:t xml:space="preserve">u </w:t>
      </w:r>
      <w:r>
        <w:rPr>
          <w:rFonts w:ascii="Times-Italic" w:hAnsi="Times-Italic" w:cs="Times-Italic"/>
          <w:i/>
          <w:iCs/>
        </w:rPr>
        <w:t>jiných aplikací;</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umí připravit dokument pro tisk.</w:t>
      </w:r>
    </w:p>
    <w:p w:rsidR="0006590A" w:rsidRDefault="0006590A">
      <w:pPr>
        <w:keepNext w:val="0"/>
        <w:autoSpaceDE w:val="0"/>
        <w:autoSpaceDN w:val="0"/>
        <w:adjustRightInd w:val="0"/>
        <w:spacing w:line="240" w:lineRule="auto"/>
        <w:jc w:val="left"/>
        <w:rPr>
          <w:rFonts w:ascii="Times-Bold" w:hAnsi="Times-Bold" w:cs="Times-Bold"/>
          <w:b/>
          <w:bCs/>
        </w:rPr>
      </w:pPr>
      <w:r>
        <w:rPr>
          <w:rFonts w:ascii="Times-Bold" w:hAnsi="Times-Bold" w:cs="Times-Bold"/>
          <w:b/>
          <w:bCs/>
        </w:rPr>
        <w:t>Učivo:</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3.1 Základní popis prostředí, struktura dokumentu, práce s textem</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 xml:space="preserve">3.2 Formátování textu, odstavce, odrážky, </w:t>
      </w:r>
      <w:r>
        <w:rPr>
          <w:rFonts w:ascii="TTE29714C8t00" w:hAnsi="TTE29714C8t00" w:cs="TTE29714C8t00"/>
        </w:rPr>
        <w:t>č</w:t>
      </w:r>
      <w:r>
        <w:rPr>
          <w:rFonts w:ascii="Times-Roman" w:hAnsi="Times-Roman" w:cs="Times-Roman"/>
        </w:rPr>
        <w:t>íslování, sloupce</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3.3 Styly, šablony, generování obsahu</w:t>
      </w:r>
    </w:p>
    <w:p w:rsidR="0006590A" w:rsidRDefault="0006590A">
      <w:pPr>
        <w:keepNext w:val="0"/>
        <w:autoSpaceDE w:val="0"/>
        <w:autoSpaceDN w:val="0"/>
        <w:adjustRightInd w:val="0"/>
        <w:spacing w:line="240" w:lineRule="auto"/>
        <w:jc w:val="left"/>
        <w:rPr>
          <w:rFonts w:ascii="TTE29714C8t00" w:hAnsi="TTE29714C8t00" w:cs="TTE29714C8t00"/>
        </w:rPr>
      </w:pPr>
      <w:r>
        <w:rPr>
          <w:rFonts w:ascii="Times-Roman" w:hAnsi="Times-Roman" w:cs="Times-Roman"/>
        </w:rPr>
        <w:t>3.4 Vkládání tabulek a grafů</w:t>
      </w:r>
    </w:p>
    <w:p w:rsidR="0006590A" w:rsidRDefault="0006590A">
      <w:pPr>
        <w:keepNext w:val="0"/>
        <w:autoSpaceDE w:val="0"/>
        <w:autoSpaceDN w:val="0"/>
        <w:adjustRightInd w:val="0"/>
        <w:spacing w:line="240" w:lineRule="auto"/>
        <w:jc w:val="left"/>
        <w:rPr>
          <w:rFonts w:ascii="TTE29714C8t00" w:hAnsi="TTE29714C8t00" w:cs="TTE29714C8t00"/>
        </w:rPr>
      </w:pPr>
      <w:r>
        <w:rPr>
          <w:rFonts w:ascii="Times-Roman" w:hAnsi="Times-Roman" w:cs="Times-Roman"/>
        </w:rPr>
        <w:t>3.5 Vkládání obrázk</w:t>
      </w:r>
      <w:r>
        <w:rPr>
          <w:rFonts w:ascii="TTE29714C8t00" w:hAnsi="TTE29714C8t00" w:cs="TTE29714C8t00"/>
        </w:rPr>
        <w:t xml:space="preserve">u </w:t>
      </w:r>
      <w:r>
        <w:rPr>
          <w:rFonts w:ascii="Times-Roman" w:hAnsi="Times-Roman" w:cs="Times-Roman"/>
        </w:rPr>
        <w:t>a dalších objektů, editace vzorců</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3.6 Hromadná korespondence</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3.7 Další funkce textového editoru – kontrola pravopisu, vyhledávání a nahrazování te</w:t>
      </w:r>
      <w:r>
        <w:rPr>
          <w:rFonts w:ascii="Times-Roman" w:hAnsi="Times-Roman" w:cs="Times-Roman"/>
        </w:rPr>
        <w:t>x</w:t>
      </w:r>
      <w:r>
        <w:rPr>
          <w:rFonts w:ascii="Times-Roman" w:hAnsi="Times-Roman" w:cs="Times-Roman"/>
        </w:rPr>
        <w:t xml:space="preserve">tu,     </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 xml:space="preserve">       automatické opravy</w:t>
      </w:r>
    </w:p>
    <w:p w:rsidR="0006590A" w:rsidRDefault="0006590A">
      <w:pPr>
        <w:keepNext w:val="0"/>
        <w:autoSpaceDE w:val="0"/>
        <w:autoSpaceDN w:val="0"/>
        <w:adjustRightInd w:val="0"/>
        <w:spacing w:line="240" w:lineRule="auto"/>
        <w:jc w:val="left"/>
        <w:rPr>
          <w:rFonts w:ascii="Times-Roman" w:hAnsi="Times-Roman" w:cs="Times-Roman"/>
          <w:sz w:val="20"/>
          <w:szCs w:val="20"/>
        </w:rPr>
      </w:pPr>
      <w:r>
        <w:rPr>
          <w:rFonts w:ascii="Times-Roman" w:hAnsi="Times-Roman" w:cs="Times-Roman"/>
        </w:rPr>
        <w:t>3.8 Nastavení dokumentu, záhlaví a zápatí, tisk</w:t>
      </w: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r>
        <w:rPr>
          <w:b/>
          <w:bCs/>
        </w:rPr>
        <w:br w:type="page"/>
      </w:r>
    </w:p>
    <w:p w:rsidR="0006590A" w:rsidRDefault="0006590A">
      <w:pPr>
        <w:pStyle w:val="Normln1"/>
      </w:pPr>
      <w:r>
        <w:t>___________________________________________________________________________</w:t>
      </w:r>
    </w:p>
    <w:p w:rsidR="0006590A" w:rsidRDefault="0006590A">
      <w:pPr>
        <w:keepNext w:val="0"/>
        <w:autoSpaceDE w:val="0"/>
        <w:autoSpaceDN w:val="0"/>
        <w:adjustRightInd w:val="0"/>
        <w:spacing w:line="240" w:lineRule="auto"/>
        <w:jc w:val="left"/>
        <w:rPr>
          <w:rFonts w:ascii="Helvetica-BoldOblique" w:hAnsi="Helvetica-BoldOblique" w:cs="Helvetica-BoldOblique"/>
          <w:b/>
          <w:bCs/>
          <w:i/>
          <w:iCs/>
          <w:color w:val="0000FF"/>
          <w:sz w:val="28"/>
          <w:szCs w:val="28"/>
        </w:rPr>
      </w:pPr>
      <w:r>
        <w:rPr>
          <w:rFonts w:ascii="Helvetica-BoldOblique" w:hAnsi="Helvetica-BoldOblique" w:cs="Helvetica-BoldOblique"/>
          <w:b/>
          <w:bCs/>
          <w:i/>
          <w:iCs/>
          <w:color w:val="0000FF"/>
          <w:sz w:val="28"/>
          <w:szCs w:val="28"/>
        </w:rPr>
        <w:t>4. Tabulkový procesor Excel</w:t>
      </w:r>
    </w:p>
    <w:p w:rsidR="0006590A" w:rsidRDefault="0006590A">
      <w:pPr>
        <w:keepNext w:val="0"/>
        <w:autoSpaceDE w:val="0"/>
        <w:autoSpaceDN w:val="0"/>
        <w:adjustRightInd w:val="0"/>
        <w:spacing w:line="240" w:lineRule="auto"/>
        <w:jc w:val="left"/>
        <w:rPr>
          <w:rFonts w:ascii="Times-Bold" w:hAnsi="Times-Bold" w:cs="Times-Bold"/>
          <w:b/>
          <w:bCs/>
        </w:rPr>
      </w:pPr>
      <w:r>
        <w:rPr>
          <w:rFonts w:ascii="Times-Bold" w:hAnsi="Times-Bold" w:cs="Times-Bold"/>
          <w:b/>
          <w:bCs/>
        </w:rPr>
        <w:t>Žák:</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sestaví tabulku a upraví její formát, uplatní podmíněné formátování;</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používá standardní funkce suma, průměr, min, max a edituje vlastní vzorce;</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umí ve vzorcích vhodně</w:t>
      </w:r>
      <w:r>
        <w:rPr>
          <w:rFonts w:ascii="TTE2974228t00" w:hAnsi="TTE2974228t00" w:cs="TTE2974228t00"/>
        </w:rPr>
        <w:t xml:space="preserve"> </w:t>
      </w:r>
      <w:r>
        <w:rPr>
          <w:rFonts w:ascii="Times-Italic" w:hAnsi="Times-Italic" w:cs="Times-Italic"/>
          <w:i/>
          <w:iCs/>
        </w:rPr>
        <w:t>použít příslušnou adresaci;</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dovede použít další matematické, statistické, podmínkové a textové funkce;</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pomocí grafu prezentuje vybraná data;</w:t>
      </w:r>
    </w:p>
    <w:p w:rsidR="0006590A" w:rsidRDefault="0006590A">
      <w:pPr>
        <w:keepNext w:val="0"/>
        <w:autoSpaceDE w:val="0"/>
        <w:autoSpaceDN w:val="0"/>
        <w:adjustRightInd w:val="0"/>
        <w:spacing w:line="240" w:lineRule="auto"/>
        <w:jc w:val="left"/>
        <w:rPr>
          <w:rFonts w:ascii="Times-Italic" w:hAnsi="Times-Italic" w:cs="Times-Italic"/>
          <w:i/>
          <w:iCs/>
        </w:rPr>
      </w:pPr>
      <w:r>
        <w:rPr>
          <w:rFonts w:ascii="Symbol" w:hAnsi="Symbol" w:cs="Symbol"/>
        </w:rPr>
        <w:t></w:t>
      </w:r>
      <w:r>
        <w:rPr>
          <w:rFonts w:ascii="Symbol" w:hAnsi="Symbol" w:cs="Symbol"/>
        </w:rPr>
        <w:t></w:t>
      </w:r>
      <w:r>
        <w:rPr>
          <w:rFonts w:ascii="Times-Italic" w:hAnsi="Times-Italic" w:cs="Times-Italic"/>
          <w:i/>
          <w:iCs/>
        </w:rPr>
        <w:t xml:space="preserve">využívá databázových možností Excelu – </w:t>
      </w:r>
      <w:r>
        <w:rPr>
          <w:rFonts w:ascii="TTE2974228t00" w:hAnsi="TTE2974228t00" w:cs="TTE2974228t00"/>
          <w:i/>
          <w:iCs/>
        </w:rPr>
        <w:t>ř</w:t>
      </w:r>
      <w:r>
        <w:rPr>
          <w:rFonts w:ascii="Times-Italic" w:hAnsi="Times-Italic" w:cs="Times-Italic"/>
          <w:i/>
          <w:iCs/>
        </w:rPr>
        <w:t>azení, filtrování.</w:t>
      </w:r>
    </w:p>
    <w:p w:rsidR="0006590A" w:rsidRDefault="0006590A">
      <w:pPr>
        <w:keepNext w:val="0"/>
        <w:autoSpaceDE w:val="0"/>
        <w:autoSpaceDN w:val="0"/>
        <w:adjustRightInd w:val="0"/>
        <w:spacing w:line="240" w:lineRule="auto"/>
        <w:jc w:val="left"/>
        <w:rPr>
          <w:rFonts w:ascii="Times-Bold" w:hAnsi="Times-Bold" w:cs="Times-Bold"/>
          <w:b/>
          <w:bCs/>
        </w:rPr>
      </w:pPr>
      <w:r>
        <w:rPr>
          <w:rFonts w:ascii="Times-Bold" w:hAnsi="Times-Bold" w:cs="Times-Bold"/>
          <w:b/>
          <w:bCs/>
        </w:rPr>
        <w:t>Učivo:</w:t>
      </w:r>
    </w:p>
    <w:p w:rsidR="0006590A" w:rsidRDefault="0006590A">
      <w:pPr>
        <w:keepNext w:val="0"/>
        <w:autoSpaceDE w:val="0"/>
        <w:autoSpaceDN w:val="0"/>
        <w:adjustRightInd w:val="0"/>
        <w:spacing w:line="240" w:lineRule="auto"/>
        <w:jc w:val="left"/>
        <w:rPr>
          <w:rFonts w:ascii="TTE29714C8t00" w:hAnsi="TTE29714C8t00" w:cs="TTE29714C8t00"/>
        </w:rPr>
      </w:pPr>
      <w:r>
        <w:rPr>
          <w:rFonts w:ascii="Times-Roman" w:hAnsi="Times-Roman" w:cs="Times-Roman"/>
        </w:rPr>
        <w:t>4.1 Vytvoření tabulky, formátování list</w:t>
      </w:r>
      <w:r>
        <w:rPr>
          <w:rFonts w:ascii="TTE29714C8t00" w:hAnsi="TTE29714C8t00" w:cs="TTE29714C8t00"/>
        </w:rPr>
        <w:t>u</w:t>
      </w:r>
      <w:r>
        <w:rPr>
          <w:rFonts w:ascii="Times-Roman" w:hAnsi="Times-Roman" w:cs="Times-Roman"/>
        </w:rPr>
        <w:t xml:space="preserve">, </w:t>
      </w:r>
      <w:r>
        <w:rPr>
          <w:rFonts w:ascii="TTE29714C8t00" w:hAnsi="TTE29714C8t00" w:cs="TTE29714C8t00"/>
        </w:rPr>
        <w:t>ř</w:t>
      </w:r>
      <w:r>
        <w:rPr>
          <w:rFonts w:ascii="Times-Roman" w:hAnsi="Times-Roman" w:cs="Times-Roman"/>
        </w:rPr>
        <w:t>ádk</w:t>
      </w:r>
      <w:r>
        <w:rPr>
          <w:rFonts w:ascii="TTE29714C8t00" w:hAnsi="TTE29714C8t00" w:cs="TTE29714C8t00"/>
        </w:rPr>
        <w:t>u</w:t>
      </w:r>
      <w:r>
        <w:rPr>
          <w:rFonts w:ascii="Times-Roman" w:hAnsi="Times-Roman" w:cs="Times-Roman"/>
        </w:rPr>
        <w:t>, sloupců</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4.2 Typy dat, formátování bu</w:t>
      </w:r>
      <w:r>
        <w:rPr>
          <w:rFonts w:ascii="TTE29714C8t00" w:hAnsi="TTE29714C8t00" w:cs="TTE29714C8t00"/>
        </w:rPr>
        <w:t>ň</w:t>
      </w:r>
      <w:r>
        <w:rPr>
          <w:rFonts w:ascii="Times-Roman" w:hAnsi="Times-Roman" w:cs="Times-Roman"/>
        </w:rPr>
        <w:t>ky</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4.3 Vkládání vzorců</w:t>
      </w:r>
      <w:r>
        <w:rPr>
          <w:rFonts w:ascii="TTE29714C8t00" w:hAnsi="TTE29714C8t00" w:cs="TTE29714C8t00"/>
        </w:rPr>
        <w:t xml:space="preserve"> </w:t>
      </w:r>
      <w:r>
        <w:rPr>
          <w:rFonts w:ascii="Times-Roman" w:hAnsi="Times-Roman" w:cs="Times-Roman"/>
        </w:rPr>
        <w:t>a funkcí, adresace relativní a absolutní</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4.4 Vkládání vestav</w:t>
      </w:r>
      <w:r>
        <w:rPr>
          <w:rFonts w:ascii="TTE29714C8t00" w:hAnsi="TTE29714C8t00" w:cs="TTE29714C8t00"/>
        </w:rPr>
        <w:t>e</w:t>
      </w:r>
      <w:r>
        <w:rPr>
          <w:rFonts w:ascii="Times-Roman" w:hAnsi="Times-Roman" w:cs="Times-Roman"/>
        </w:rPr>
        <w:t>ných funkcí</w:t>
      </w:r>
    </w:p>
    <w:p w:rsidR="0006590A" w:rsidRDefault="0006590A">
      <w:pPr>
        <w:keepNext w:val="0"/>
        <w:autoSpaceDE w:val="0"/>
        <w:autoSpaceDN w:val="0"/>
        <w:adjustRightInd w:val="0"/>
        <w:spacing w:line="240" w:lineRule="auto"/>
        <w:jc w:val="left"/>
        <w:rPr>
          <w:rFonts w:ascii="TTE29714C8t00" w:hAnsi="TTE29714C8t00" w:cs="TTE29714C8t00"/>
        </w:rPr>
      </w:pPr>
      <w:r>
        <w:rPr>
          <w:rFonts w:ascii="Times-Roman" w:hAnsi="Times-Roman" w:cs="Times-Roman"/>
        </w:rPr>
        <w:t>4.5 Tvorba a úprava graf</w:t>
      </w:r>
      <w:r>
        <w:rPr>
          <w:rFonts w:ascii="TTE29714C8t00" w:hAnsi="TTE29714C8t00" w:cs="TTE29714C8t00"/>
        </w:rPr>
        <w:t>u</w:t>
      </w:r>
    </w:p>
    <w:p w:rsidR="0006590A" w:rsidRDefault="0006590A">
      <w:pPr>
        <w:keepNext w:val="0"/>
        <w:autoSpaceDE w:val="0"/>
        <w:autoSpaceDN w:val="0"/>
        <w:adjustRightInd w:val="0"/>
        <w:spacing w:line="240" w:lineRule="auto"/>
        <w:jc w:val="left"/>
        <w:rPr>
          <w:rFonts w:ascii="Times-Roman" w:hAnsi="Times-Roman" w:cs="Times-Roman"/>
        </w:rPr>
      </w:pPr>
      <w:r>
        <w:rPr>
          <w:rFonts w:ascii="Times-Roman" w:hAnsi="Times-Roman" w:cs="Times-Roman"/>
        </w:rPr>
        <w:t>4.6 Databáze, třídění, filtry, propojení</w:t>
      </w:r>
    </w:p>
    <w:p w:rsidR="0006590A" w:rsidRDefault="0006590A">
      <w:pPr>
        <w:keepNext w:val="0"/>
        <w:autoSpaceDE w:val="0"/>
        <w:autoSpaceDN w:val="0"/>
        <w:adjustRightInd w:val="0"/>
        <w:spacing w:line="240" w:lineRule="auto"/>
        <w:jc w:val="left"/>
        <w:rPr>
          <w:rFonts w:ascii="Helvetica-BoldOblique" w:hAnsi="Helvetica-BoldOblique" w:cs="Helvetica-BoldOblique"/>
          <w:sz w:val="20"/>
          <w:szCs w:val="20"/>
        </w:rPr>
      </w:pPr>
      <w:r>
        <w:rPr>
          <w:rFonts w:ascii="Times-Roman" w:hAnsi="Times-Roman" w:cs="Times-Roman"/>
        </w:rPr>
        <w:t>4.7 Nastavení tisku a tisk</w:t>
      </w: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sectPr w:rsidR="0006590A">
          <w:headerReference w:type="default" r:id="rId65"/>
          <w:type w:val="continuous"/>
          <w:pgSz w:w="11906" w:h="16838" w:code="9"/>
          <w:pgMar w:top="1418" w:right="851" w:bottom="851" w:left="1985" w:header="709" w:footer="709" w:gutter="0"/>
          <w:cols w:space="708"/>
          <w:docGrid w:linePitch="360"/>
        </w:sectPr>
      </w:pPr>
    </w:p>
    <w:p w:rsidR="0006590A" w:rsidRDefault="0006590A">
      <w:pPr>
        <w:keepNext w:val="0"/>
        <w:autoSpaceDE w:val="0"/>
        <w:autoSpaceDN w:val="0"/>
        <w:adjustRightInd w:val="0"/>
        <w:spacing w:line="240" w:lineRule="auto"/>
        <w:jc w:val="left"/>
        <w:rPr>
          <w:b/>
          <w:bCs/>
        </w:rPr>
      </w:pPr>
    </w:p>
    <w:p w:rsidR="0006590A" w:rsidRDefault="0006590A">
      <w:pPr>
        <w:pStyle w:val="Nadpis3"/>
        <w:rPr>
          <w:shd w:val="clear" w:color="auto" w:fill="008080"/>
        </w:rPr>
      </w:pPr>
      <w:bookmarkStart w:id="46" w:name="_3.2_Praktická_ukázka_přípravy učite"/>
      <w:bookmarkEnd w:id="46"/>
      <w:r>
        <w:br w:type="page"/>
      </w:r>
      <w:r>
        <w:rPr>
          <w:shd w:val="clear" w:color="auto" w:fill="003366"/>
        </w:rPr>
        <w:t>3.2 Praktická ukázka přípravy učitele na vyučovací hodinu expoziční (výkladovou)</w:t>
      </w:r>
    </w:p>
    <w:p w:rsidR="0006590A" w:rsidRDefault="0006590A">
      <w:pPr>
        <w:keepNext w:val="0"/>
        <w:autoSpaceDE w:val="0"/>
        <w:autoSpaceDN w:val="0"/>
        <w:adjustRightInd w:val="0"/>
        <w:spacing w:line="240" w:lineRule="auto"/>
        <w:jc w:val="left"/>
        <w:rPr>
          <w:i/>
          <w:iCs/>
          <w:sz w:val="20"/>
          <w:szCs w:val="20"/>
        </w:rPr>
      </w:pPr>
      <w:r>
        <w:rPr>
          <w:i/>
          <w:iCs/>
          <w:sz w:val="20"/>
          <w:szCs w:val="20"/>
        </w:rPr>
        <w:t xml:space="preserve">                                                                                                                                                        zpět na </w:t>
      </w:r>
      <w:hyperlink w:anchor="_Obsah:" w:history="1">
        <w:r>
          <w:rPr>
            <w:rStyle w:val="Hypertextovodkaz"/>
            <w:i/>
            <w:iCs/>
            <w:color w:val="auto"/>
            <w:sz w:val="20"/>
            <w:szCs w:val="20"/>
          </w:rPr>
          <w:t>obsah</w:t>
        </w:r>
      </w:hyperlink>
    </w:p>
    <w:p w:rsidR="0006590A" w:rsidRDefault="0006590A">
      <w:pPr>
        <w:pStyle w:val="Zhlav"/>
        <w:tabs>
          <w:tab w:val="clear" w:pos="4536"/>
          <w:tab w:val="clear" w:pos="9072"/>
        </w:tabs>
        <w:spacing w:line="360" w:lineRule="auto"/>
        <w:jc w:val="center"/>
        <w:rPr>
          <w:b/>
          <w:bCs/>
          <w:u w:val="single"/>
        </w:rPr>
      </w:pPr>
      <w:r>
        <w:rPr>
          <w:b/>
          <w:bCs/>
          <w:noProof/>
        </w:rPr>
        <w:pict>
          <v:shape id="_x0000_s1277" type="#_x0000_t75" style="position:absolute;left:0;text-align:left;margin-left:0;margin-top:19.7pt;width:36pt;height:30.2pt;z-index:251636736" wrapcoords="-300 0 -300 21240 21600 21240 21600 0 -300 0">
            <v:imagedata r:id="rId61" o:title=""/>
          </v:shape>
          <o:OLEObject Type="Embed" ProgID="PBrush" ShapeID="_x0000_s1277" DrawAspect="Content" ObjectID="_1569420750" r:id="rId66"/>
        </w:pict>
      </w:r>
    </w:p>
    <w:p w:rsidR="0006590A" w:rsidRDefault="0006590A">
      <w:pPr>
        <w:pStyle w:val="Zhlav"/>
        <w:pBdr>
          <w:top w:val="single" w:sz="4" w:space="1" w:color="auto"/>
          <w:left w:val="single" w:sz="4" w:space="4" w:color="auto"/>
          <w:bottom w:val="single" w:sz="4" w:space="1" w:color="auto"/>
          <w:right w:val="single" w:sz="4" w:space="4" w:color="auto"/>
        </w:pBdr>
        <w:shd w:val="clear" w:color="auto" w:fill="99CCFF"/>
        <w:tabs>
          <w:tab w:val="clear" w:pos="4536"/>
          <w:tab w:val="clear" w:pos="9072"/>
        </w:tabs>
        <w:spacing w:line="360" w:lineRule="auto"/>
        <w:jc w:val="center"/>
        <w:rPr>
          <w:b/>
          <w:bCs/>
          <w:u w:val="single"/>
        </w:rPr>
      </w:pPr>
      <w:r>
        <w:rPr>
          <w:b/>
          <w:bCs/>
          <w:u w:val="single"/>
        </w:rPr>
        <w:t>PŘÍPRAVA UČITELE NA VYUČ</w:t>
      </w:r>
      <w:r>
        <w:rPr>
          <w:b/>
          <w:bCs/>
          <w:u w:val="single"/>
        </w:rPr>
        <w:t>O</w:t>
      </w:r>
      <w:r>
        <w:rPr>
          <w:b/>
          <w:bCs/>
          <w:u w:val="single"/>
        </w:rPr>
        <w:t>VACÍ  HODINU</w:t>
      </w:r>
    </w:p>
    <w:p w:rsidR="0006590A" w:rsidRDefault="0006590A">
      <w:pPr>
        <w:pStyle w:val="Zhlav"/>
        <w:pBdr>
          <w:top w:val="single" w:sz="4" w:space="1" w:color="auto"/>
          <w:left w:val="single" w:sz="4" w:space="4" w:color="auto"/>
          <w:bottom w:val="single" w:sz="4" w:space="1" w:color="auto"/>
          <w:right w:val="single" w:sz="4" w:space="4" w:color="auto"/>
        </w:pBdr>
        <w:shd w:val="clear" w:color="auto" w:fill="99CCFF"/>
        <w:tabs>
          <w:tab w:val="clear" w:pos="4536"/>
          <w:tab w:val="clear" w:pos="9072"/>
        </w:tabs>
        <w:spacing w:line="360" w:lineRule="auto"/>
        <w:jc w:val="center"/>
        <w:rPr>
          <w:b/>
          <w:bCs/>
          <w:u w:val="single"/>
        </w:rPr>
      </w:pP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rPr>
          <w:shd w:val="clear" w:color="auto" w:fill="FFFF99"/>
        </w:rPr>
      </w:pPr>
      <w:r>
        <w:rPr>
          <w:shd w:val="clear" w:color="auto" w:fill="FFFF99"/>
        </w:rPr>
        <w:t>ŠKOLNÍ ROK :</w:t>
      </w:r>
      <w:r>
        <w:t xml:space="preserve">                 2009/2010</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rPr>
          <w:shd w:val="clear" w:color="auto" w:fill="FFFF99"/>
        </w:rPr>
        <w:t>TÝDEN:</w:t>
      </w:r>
      <w:r>
        <w:t xml:space="preserve">                             12</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rPr>
          <w:shd w:val="clear" w:color="auto" w:fill="FFFF99"/>
        </w:rPr>
        <w:t>VYUČOVACÍ H</w:t>
      </w:r>
      <w:r>
        <w:rPr>
          <w:shd w:val="clear" w:color="auto" w:fill="FFFF99"/>
        </w:rPr>
        <w:t>O</w:t>
      </w:r>
      <w:r>
        <w:rPr>
          <w:shd w:val="clear" w:color="auto" w:fill="FFFF99"/>
        </w:rPr>
        <w:t xml:space="preserve">DINA: </w:t>
      </w:r>
      <w:r>
        <w:t xml:space="preserve"> 25,26</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rPr>
          <w:shd w:val="clear" w:color="auto" w:fill="FFFF99"/>
        </w:rPr>
        <w:t xml:space="preserve">ROČNÍK :  </w:t>
      </w:r>
      <w:r>
        <w:t xml:space="preserve">                         první</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rPr>
          <w:shd w:val="clear" w:color="auto" w:fill="FFFF99"/>
        </w:rPr>
        <w:t>NÁZEV TÉMATI</w:t>
      </w:r>
      <w:r>
        <w:rPr>
          <w:shd w:val="clear" w:color="auto" w:fill="FFFF99"/>
        </w:rPr>
        <w:t>C</w:t>
      </w:r>
      <w:r>
        <w:rPr>
          <w:shd w:val="clear" w:color="auto" w:fill="FFFF99"/>
        </w:rPr>
        <w:t>KÉHO CELKU (2):</w:t>
      </w:r>
      <w:r>
        <w:t xml:space="preserve">  </w:t>
      </w:r>
      <w:r>
        <w:rPr>
          <w:rFonts w:ascii="Arial" w:hAnsi="Arial" w:cs="Arial"/>
          <w:b/>
          <w:bCs/>
        </w:rPr>
        <w:t>Internet a lokální síť</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rPr>
          <w:shd w:val="clear" w:color="auto" w:fill="FFFF99"/>
        </w:rPr>
        <w:t xml:space="preserve">TÉMA (T 2/1) : </w:t>
      </w:r>
      <w:r>
        <w:t xml:space="preserve">                                        </w:t>
      </w:r>
      <w:r>
        <w:rPr>
          <w:rFonts w:ascii="Arial" w:hAnsi="Arial" w:cs="Arial"/>
          <w:b/>
          <w:bCs/>
        </w:rPr>
        <w:t>Internet Explorer</w:t>
      </w:r>
      <w:r>
        <w:t xml:space="preserve">             </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rPr>
          <w:shd w:val="clear" w:color="auto" w:fill="FFFF99"/>
        </w:rPr>
        <w:t xml:space="preserve">UČEBNÍ OBOR: </w:t>
      </w:r>
      <w:r>
        <w:t xml:space="preserve">      36-47-M/001 Stavebnictví</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rPr>
          <w:shd w:val="clear" w:color="auto" w:fill="FFFF99"/>
        </w:rPr>
        <w:t>VZDĚLÁVACÍ CÍL:</w:t>
      </w:r>
      <w:r>
        <w:t xml:space="preserve"> Žák umí používat prakticky Internet, ovládá vyhledávat pojmy na </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t xml:space="preserve">                                   internetových portálech. </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rPr>
          <w:shd w:val="clear" w:color="auto" w:fill="FFFF99"/>
        </w:rPr>
        <w:t xml:space="preserve">VÝCHOVNÝ CÍL: </w:t>
      </w:r>
      <w:r>
        <w:t xml:space="preserve">  Praktickými příklady vytvářet podmínky k systematickému   </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t xml:space="preserve">                                   využívání Internetu žákem k vlastní př</w:t>
      </w:r>
      <w:r>
        <w:t>í</w:t>
      </w:r>
      <w:r>
        <w:t xml:space="preserve">pravě na vyučovací </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t xml:space="preserve">                                   hodiny a k vlastní rychlé a kvalitní i</w:t>
      </w:r>
      <w:r>
        <w:t>n</w:t>
      </w:r>
      <w:r>
        <w:t xml:space="preserve">formaci zabírající různé </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t xml:space="preserve">                                   obory lidské činnosti.</w:t>
      </w:r>
    </w:p>
    <w:p w:rsidR="0006590A" w:rsidRDefault="0006590A">
      <w:pPr>
        <w:pStyle w:val="Zhlav"/>
        <w:keepNext w:val="0"/>
        <w:pBdr>
          <w:top w:val="single" w:sz="4" w:space="1" w:color="auto"/>
          <w:left w:val="single" w:sz="4" w:space="4" w:color="auto"/>
          <w:bottom w:val="single" w:sz="4" w:space="1" w:color="auto"/>
          <w:right w:val="single" w:sz="4" w:space="4" w:color="auto"/>
        </w:pBdr>
        <w:tabs>
          <w:tab w:val="clear" w:pos="4536"/>
          <w:tab w:val="clear" w:pos="9072"/>
        </w:tabs>
        <w:spacing w:line="360" w:lineRule="auto"/>
        <w:jc w:val="left"/>
        <w:rPr>
          <w:shd w:val="clear" w:color="auto" w:fill="FFFF99"/>
        </w:rPr>
      </w:pPr>
      <w:r>
        <w:rPr>
          <w:shd w:val="clear" w:color="auto" w:fill="FFFF99"/>
        </w:rPr>
        <w:t>DIDAKTICKÉ POMŮCKY:</w:t>
      </w:r>
    </w:p>
    <w:p w:rsidR="0006590A" w:rsidRDefault="0006590A" w:rsidP="00803C00">
      <w:pPr>
        <w:pStyle w:val="Zhlav"/>
        <w:keepNext w:val="0"/>
        <w:numPr>
          <w:ilvl w:val="0"/>
          <w:numId w:val="24"/>
        </w:numPr>
        <w:pBdr>
          <w:top w:val="single" w:sz="4" w:space="1" w:color="auto"/>
          <w:left w:val="single" w:sz="4" w:space="22" w:color="auto"/>
          <w:bottom w:val="single" w:sz="4" w:space="1" w:color="auto"/>
          <w:right w:val="single" w:sz="4" w:space="4" w:color="auto"/>
        </w:pBdr>
        <w:tabs>
          <w:tab w:val="clear" w:pos="4536"/>
          <w:tab w:val="clear" w:pos="9072"/>
        </w:tabs>
        <w:spacing w:line="360" w:lineRule="auto"/>
        <w:jc w:val="left"/>
      </w:pPr>
      <w:r>
        <w:t>Učebnice Informatika a výpočetní technika 1.díl</w:t>
      </w:r>
    </w:p>
    <w:p w:rsidR="0006590A" w:rsidRDefault="0006590A" w:rsidP="00803C00">
      <w:pPr>
        <w:pStyle w:val="Zhlav"/>
        <w:keepNext w:val="0"/>
        <w:numPr>
          <w:ilvl w:val="0"/>
          <w:numId w:val="24"/>
        </w:numPr>
        <w:pBdr>
          <w:top w:val="single" w:sz="4" w:space="1" w:color="auto"/>
          <w:left w:val="single" w:sz="4" w:space="22" w:color="auto"/>
          <w:bottom w:val="single" w:sz="4" w:space="1" w:color="auto"/>
          <w:right w:val="single" w:sz="4" w:space="4" w:color="auto"/>
        </w:pBdr>
        <w:tabs>
          <w:tab w:val="clear" w:pos="4536"/>
          <w:tab w:val="clear" w:pos="9072"/>
        </w:tabs>
        <w:spacing w:line="360" w:lineRule="auto"/>
        <w:jc w:val="left"/>
      </w:pPr>
      <w:r>
        <w:t xml:space="preserve">Fólie </w:t>
      </w:r>
      <w:r>
        <w:rPr>
          <w:b/>
          <w:bCs/>
          <w:i/>
          <w:iCs/>
        </w:rPr>
        <w:t xml:space="preserve">( příloha </w:t>
      </w:r>
      <w:hyperlink w:anchor="_Příloha_č.5" w:history="1">
        <w:r>
          <w:rPr>
            <w:rStyle w:val="Hypertextovodkaz"/>
            <w:b/>
            <w:bCs/>
            <w:i/>
            <w:iCs/>
            <w:color w:val="auto"/>
            <w:u w:val="none"/>
          </w:rPr>
          <w:t>č.5/1</w:t>
        </w:r>
      </w:hyperlink>
      <w:r>
        <w:rPr>
          <w:b/>
          <w:bCs/>
          <w:i/>
          <w:iCs/>
        </w:rPr>
        <w:t>,2,3,4,5  BP)</w:t>
      </w:r>
      <w:r>
        <w:t xml:space="preserve"> k použití na zpětném projektoru</w:t>
      </w:r>
    </w:p>
    <w:p w:rsidR="0006590A" w:rsidRDefault="0006590A" w:rsidP="00803C00">
      <w:pPr>
        <w:pStyle w:val="Zhlav"/>
        <w:keepNext w:val="0"/>
        <w:numPr>
          <w:ilvl w:val="0"/>
          <w:numId w:val="24"/>
        </w:numPr>
        <w:pBdr>
          <w:top w:val="single" w:sz="4" w:space="1" w:color="auto"/>
          <w:left w:val="single" w:sz="4" w:space="22" w:color="auto"/>
          <w:bottom w:val="single" w:sz="4" w:space="1" w:color="auto"/>
          <w:right w:val="single" w:sz="4" w:space="4" w:color="auto"/>
        </w:pBdr>
        <w:tabs>
          <w:tab w:val="clear" w:pos="4536"/>
          <w:tab w:val="clear" w:pos="9072"/>
        </w:tabs>
        <w:spacing w:line="360" w:lineRule="auto"/>
        <w:jc w:val="left"/>
      </w:pPr>
      <w:r>
        <w:t>Zpětný projektor, plátno</w:t>
      </w:r>
    </w:p>
    <w:p w:rsidR="0006590A" w:rsidRDefault="0006590A" w:rsidP="00803C00">
      <w:pPr>
        <w:pStyle w:val="Zhlav"/>
        <w:keepNext w:val="0"/>
        <w:numPr>
          <w:ilvl w:val="0"/>
          <w:numId w:val="24"/>
        </w:numPr>
        <w:pBdr>
          <w:top w:val="single" w:sz="4" w:space="1" w:color="auto"/>
          <w:left w:val="single" w:sz="4" w:space="22" w:color="auto"/>
          <w:bottom w:val="single" w:sz="4" w:space="1" w:color="auto"/>
          <w:right w:val="single" w:sz="4" w:space="4" w:color="auto"/>
        </w:pBdr>
        <w:tabs>
          <w:tab w:val="clear" w:pos="4536"/>
          <w:tab w:val="clear" w:pos="9072"/>
        </w:tabs>
        <w:spacing w:line="360" w:lineRule="auto"/>
        <w:jc w:val="left"/>
      </w:pPr>
      <w:r>
        <w:t>Tabule Flip Chart</w:t>
      </w:r>
    </w:p>
    <w:p w:rsidR="0006590A" w:rsidRDefault="0006590A" w:rsidP="00803C00">
      <w:pPr>
        <w:pStyle w:val="Zhlav"/>
        <w:keepNext w:val="0"/>
        <w:numPr>
          <w:ilvl w:val="0"/>
          <w:numId w:val="24"/>
        </w:numPr>
        <w:pBdr>
          <w:top w:val="single" w:sz="4" w:space="1" w:color="auto"/>
          <w:left w:val="single" w:sz="4" w:space="22" w:color="auto"/>
          <w:bottom w:val="single" w:sz="4" w:space="1" w:color="auto"/>
          <w:right w:val="single" w:sz="4" w:space="4" w:color="auto"/>
        </w:pBdr>
        <w:tabs>
          <w:tab w:val="clear" w:pos="4536"/>
          <w:tab w:val="clear" w:pos="9072"/>
        </w:tabs>
        <w:spacing w:line="360" w:lineRule="auto"/>
        <w:jc w:val="lef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276" type="#_x0000_t136" style="position:absolute;left:0;text-align:left;margin-left:99pt;margin-top:17.85pt;width:305.75pt;height:82.9pt;rotation:1732751fd;z-index:-251657216" fillcolor="red" stroked="f" strokecolor="green">
            <v:fill opacity="5898f"/>
            <v:shadow on="t" type="perspective" color="#c7dfd3" opacity="52429f" origin="-.5,-.5" offset="-26pt,-36pt" matrix="1.25,,,1.25"/>
            <v:textpath style="font-family:&quot;Arial Unicode MS&quot;;font-size:54pt;v-text-kern:t" trim="t" fitpath="t" string="VZOR"/>
          </v:shape>
        </w:pict>
      </w:r>
      <w:r>
        <w:t>Počítačová sestava na speciální učebně IVT</w:t>
      </w:r>
    </w:p>
    <w:p w:rsidR="0006590A" w:rsidRDefault="0006590A" w:rsidP="00803C00">
      <w:pPr>
        <w:pStyle w:val="Zhlav"/>
        <w:keepNext w:val="0"/>
        <w:numPr>
          <w:ilvl w:val="0"/>
          <w:numId w:val="24"/>
        </w:numPr>
        <w:pBdr>
          <w:top w:val="single" w:sz="4" w:space="1" w:color="auto"/>
          <w:left w:val="single" w:sz="4" w:space="22" w:color="auto"/>
          <w:bottom w:val="single" w:sz="4" w:space="1" w:color="auto"/>
          <w:right w:val="single" w:sz="4" w:space="4" w:color="auto"/>
        </w:pBdr>
        <w:tabs>
          <w:tab w:val="clear" w:pos="4536"/>
          <w:tab w:val="clear" w:pos="9072"/>
        </w:tabs>
        <w:spacing w:line="360" w:lineRule="auto"/>
        <w:jc w:val="left"/>
      </w:pPr>
      <w:r>
        <w:t>Žáci:  psací potřeby, pracovní sešity, šablona, pravítko, učebnice</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rPr>
          <w:b/>
          <w:bCs/>
          <w:shd w:val="clear" w:color="auto" w:fill="FFFF99"/>
        </w:rPr>
      </w:pPr>
      <w:r>
        <w:rPr>
          <w:b/>
          <w:bCs/>
          <w:shd w:val="clear" w:color="auto" w:fill="FFFF99"/>
        </w:rPr>
        <w:t>OSNOVA TÉMATU:</w:t>
      </w:r>
    </w:p>
    <w:p w:rsidR="0006590A" w:rsidRDefault="0006590A">
      <w:pPr>
        <w:pStyle w:val="Zhlav"/>
        <w:keepNext w:val="0"/>
        <w:pBdr>
          <w:top w:val="single" w:sz="4" w:space="1" w:color="auto"/>
          <w:left w:val="single" w:sz="4" w:space="31" w:color="auto"/>
          <w:bottom w:val="single" w:sz="4" w:space="1" w:color="auto"/>
          <w:right w:val="single" w:sz="4" w:space="4" w:color="auto"/>
        </w:pBdr>
        <w:tabs>
          <w:tab w:val="clear" w:pos="4536"/>
          <w:tab w:val="clear" w:pos="9072"/>
        </w:tabs>
        <w:spacing w:line="360" w:lineRule="auto"/>
        <w:ind w:left="720"/>
        <w:jc w:val="left"/>
        <w:rPr>
          <w:b/>
          <w:bCs/>
        </w:rPr>
      </w:pPr>
      <w:r>
        <w:rPr>
          <w:b/>
          <w:bCs/>
        </w:rPr>
        <w:t>1.Základní pojmy a principy, spuštění MSIE</w:t>
      </w:r>
    </w:p>
    <w:p w:rsidR="0006590A" w:rsidRDefault="0006590A">
      <w:pPr>
        <w:pStyle w:val="Zhlav"/>
        <w:keepNext w:val="0"/>
        <w:pBdr>
          <w:top w:val="single" w:sz="4" w:space="1" w:color="auto"/>
          <w:left w:val="single" w:sz="4" w:space="31" w:color="auto"/>
          <w:bottom w:val="single" w:sz="4" w:space="1" w:color="auto"/>
          <w:right w:val="single" w:sz="4" w:space="4" w:color="auto"/>
        </w:pBdr>
        <w:tabs>
          <w:tab w:val="clear" w:pos="4536"/>
          <w:tab w:val="clear" w:pos="9072"/>
        </w:tabs>
        <w:spacing w:line="360" w:lineRule="auto"/>
        <w:ind w:left="720"/>
        <w:jc w:val="left"/>
        <w:rPr>
          <w:b/>
          <w:bCs/>
        </w:rPr>
      </w:pPr>
      <w:r>
        <w:rPr>
          <w:b/>
          <w:bCs/>
        </w:rPr>
        <w:t>2. Panel nástrojů MSIE</w:t>
      </w:r>
    </w:p>
    <w:p w:rsidR="0006590A" w:rsidRDefault="0006590A">
      <w:pPr>
        <w:pStyle w:val="Zhlav"/>
        <w:keepNext w:val="0"/>
        <w:pBdr>
          <w:top w:val="single" w:sz="4" w:space="1" w:color="auto"/>
          <w:left w:val="single" w:sz="4" w:space="31" w:color="auto"/>
          <w:bottom w:val="single" w:sz="4" w:space="1" w:color="auto"/>
          <w:right w:val="single" w:sz="4" w:space="4" w:color="auto"/>
        </w:pBdr>
        <w:tabs>
          <w:tab w:val="clear" w:pos="4536"/>
          <w:tab w:val="clear" w:pos="9072"/>
        </w:tabs>
        <w:spacing w:line="360" w:lineRule="auto"/>
        <w:ind w:left="720"/>
        <w:jc w:val="left"/>
        <w:rPr>
          <w:b/>
          <w:bCs/>
        </w:rPr>
      </w:pPr>
      <w:r>
        <w:rPr>
          <w:b/>
          <w:bCs/>
        </w:rPr>
        <w:t>3. Hledání informací v Internetu</w:t>
      </w:r>
    </w:p>
    <w:p w:rsidR="0006590A" w:rsidRDefault="0006590A">
      <w:pPr>
        <w:pStyle w:val="Zhlav"/>
        <w:keepNext w:val="0"/>
        <w:pBdr>
          <w:top w:val="single" w:sz="4" w:space="1" w:color="auto"/>
          <w:left w:val="single" w:sz="4" w:space="31" w:color="auto"/>
          <w:bottom w:val="single" w:sz="4" w:space="1" w:color="auto"/>
          <w:right w:val="single" w:sz="4" w:space="4" w:color="auto"/>
        </w:pBdr>
        <w:tabs>
          <w:tab w:val="clear" w:pos="4536"/>
          <w:tab w:val="clear" w:pos="9072"/>
        </w:tabs>
        <w:spacing w:line="360" w:lineRule="auto"/>
        <w:ind w:left="720"/>
        <w:jc w:val="left"/>
        <w:rPr>
          <w:b/>
          <w:bCs/>
        </w:rPr>
      </w:pPr>
      <w:r>
        <w:rPr>
          <w:b/>
          <w:bCs/>
        </w:rPr>
        <w:t>4. Práce s portálem-vyhledávačem</w:t>
      </w:r>
    </w:p>
    <w:p w:rsidR="0006590A" w:rsidRDefault="0006590A">
      <w:pPr>
        <w:pBdr>
          <w:top w:val="single" w:sz="4" w:space="1" w:color="auto"/>
          <w:left w:val="single" w:sz="4" w:space="4" w:color="auto"/>
          <w:bottom w:val="single" w:sz="4" w:space="1" w:color="auto"/>
          <w:right w:val="single" w:sz="4" w:space="4" w:color="auto"/>
        </w:pBdr>
      </w:pPr>
      <w:r>
        <w:rPr>
          <w:shd w:val="clear" w:color="auto" w:fill="FFFF99"/>
        </w:rPr>
        <w:t>METODA</w:t>
      </w:r>
      <w:r>
        <w:t>:                 Výklad s ukázkou</w:t>
      </w:r>
    </w:p>
    <w:p w:rsidR="0006590A" w:rsidRDefault="0006590A">
      <w:pPr>
        <w:pBdr>
          <w:top w:val="single" w:sz="4" w:space="1" w:color="auto"/>
          <w:left w:val="single" w:sz="4" w:space="4" w:color="auto"/>
          <w:bottom w:val="single" w:sz="4" w:space="1" w:color="auto"/>
          <w:right w:val="single" w:sz="4" w:space="4" w:color="auto"/>
        </w:pBdr>
      </w:pPr>
      <w:r>
        <w:rPr>
          <w:shd w:val="clear" w:color="auto" w:fill="FFFF99"/>
        </w:rPr>
        <w:t>ČASOVÝ ROZVRH:</w:t>
      </w:r>
      <w:r>
        <w:t xml:space="preserve">  </w:t>
      </w:r>
      <w:r>
        <w:rPr>
          <w:b/>
          <w:bCs/>
        </w:rPr>
        <w:t xml:space="preserve">2x45´  </w:t>
      </w:r>
      <w:r>
        <w:t>viz Příprava na výukovou jednotku, s. …….</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rPr>
          <w:shd w:val="clear" w:color="auto" w:fill="FFFF99"/>
        </w:rPr>
        <w:t>LITERATURA:</w:t>
      </w:r>
      <w:r>
        <w:t xml:space="preserve"> Roubal, P.: Informatika a výpočetní technika pro střední školy 1. díl. Brno,    </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t xml:space="preserve">                           Computer Press 2003.</w:t>
      </w:r>
    </w:p>
    <w:p w:rsidR="0006590A" w:rsidRDefault="0006590A">
      <w:pPr>
        <w:keepNext w:val="0"/>
        <w:autoSpaceDE w:val="0"/>
        <w:autoSpaceDN w:val="0"/>
        <w:adjustRightInd w:val="0"/>
        <w:spacing w:line="240" w:lineRule="auto"/>
        <w:ind w:firstLine="227"/>
        <w:jc w:val="left"/>
      </w:pPr>
    </w:p>
    <w:p w:rsidR="0006590A" w:rsidRDefault="0006590A">
      <w:pPr>
        <w:keepNext w:val="0"/>
        <w:autoSpaceDE w:val="0"/>
        <w:autoSpaceDN w:val="0"/>
        <w:adjustRightInd w:val="0"/>
        <w:spacing w:line="240" w:lineRule="auto"/>
        <w:jc w:val="left"/>
        <w:rPr>
          <w:b/>
          <w:bCs/>
        </w:rPr>
        <w:sectPr w:rsidR="0006590A">
          <w:headerReference w:type="default" r:id="rId67"/>
          <w:type w:val="continuous"/>
          <w:pgSz w:w="11906" w:h="16838" w:code="9"/>
          <w:pgMar w:top="1418" w:right="851" w:bottom="851" w:left="1985" w:header="709" w:footer="709" w:gutter="0"/>
          <w:cols w:space="708"/>
          <w:docGrid w:linePitch="360"/>
        </w:sectPr>
      </w:pPr>
    </w:p>
    <w:p w:rsidR="0006590A" w:rsidRDefault="0006590A">
      <w:pPr>
        <w:keepNext w:val="0"/>
        <w:autoSpaceDE w:val="0"/>
        <w:autoSpaceDN w:val="0"/>
        <w:adjustRightInd w:val="0"/>
        <w:spacing w:line="240" w:lineRule="auto"/>
        <w:jc w:val="left"/>
        <w:rPr>
          <w:b/>
          <w:bCs/>
          <w:shd w:val="clear" w:color="auto" w:fill="FFCC99"/>
        </w:rPr>
      </w:pPr>
      <w:r>
        <w:rPr>
          <w:b/>
          <w:bCs/>
          <w:shd w:val="clear" w:color="auto" w:fill="FFCC99"/>
        </w:rPr>
        <w:t>Zápis přípravy učitele vy výukovou jednotku, metodický postup a časový rozvrh</w:t>
      </w:r>
    </w:p>
    <w:p w:rsidR="0006590A" w:rsidRDefault="0006590A">
      <w:pPr>
        <w:keepNext w:val="0"/>
        <w:autoSpaceDE w:val="0"/>
        <w:autoSpaceDN w:val="0"/>
        <w:adjustRightInd w:val="0"/>
        <w:spacing w:line="240" w:lineRule="auto"/>
        <w:jc w:val="left"/>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1080"/>
        <w:gridCol w:w="3240"/>
        <w:gridCol w:w="4320"/>
        <w:gridCol w:w="1980"/>
        <w:gridCol w:w="1260"/>
        <w:gridCol w:w="720"/>
        <w:gridCol w:w="1281"/>
      </w:tblGrid>
      <w:tr w:rsidR="0006590A">
        <w:tc>
          <w:tcPr>
            <w:tcW w:w="828" w:type="dxa"/>
            <w:shd w:val="clear" w:color="auto" w:fill="FFFF99"/>
          </w:tcPr>
          <w:p w:rsidR="0006590A" w:rsidRDefault="0006590A">
            <w:pPr>
              <w:keepNext w:val="0"/>
              <w:autoSpaceDE w:val="0"/>
              <w:autoSpaceDN w:val="0"/>
              <w:adjustRightInd w:val="0"/>
              <w:spacing w:line="240" w:lineRule="auto"/>
              <w:jc w:val="left"/>
              <w:rPr>
                <w:b/>
                <w:bCs/>
              </w:rPr>
            </w:pPr>
            <w:r>
              <w:rPr>
                <w:b/>
                <w:bCs/>
              </w:rPr>
              <w:t>Úkol č.</w:t>
            </w:r>
          </w:p>
        </w:tc>
        <w:tc>
          <w:tcPr>
            <w:tcW w:w="1080" w:type="dxa"/>
            <w:shd w:val="clear" w:color="auto" w:fill="FFFF99"/>
          </w:tcPr>
          <w:p w:rsidR="0006590A" w:rsidRDefault="0006590A">
            <w:pPr>
              <w:keepNext w:val="0"/>
              <w:autoSpaceDE w:val="0"/>
              <w:autoSpaceDN w:val="0"/>
              <w:adjustRightInd w:val="0"/>
              <w:spacing w:line="240" w:lineRule="auto"/>
              <w:jc w:val="left"/>
              <w:rPr>
                <w:b/>
                <w:bCs/>
              </w:rPr>
            </w:pPr>
            <w:r>
              <w:rPr>
                <w:b/>
                <w:bCs/>
              </w:rPr>
              <w:t>Čas</w:t>
            </w:r>
            <w:r>
              <w:rPr>
                <w:b/>
                <w:bCs/>
              </w:rPr>
              <w:t>o</w:t>
            </w:r>
            <w:r>
              <w:rPr>
                <w:b/>
                <w:bCs/>
              </w:rPr>
              <w:t>vý ro</w:t>
            </w:r>
            <w:r>
              <w:rPr>
                <w:b/>
                <w:bCs/>
              </w:rPr>
              <w:t>z</w:t>
            </w:r>
            <w:r>
              <w:rPr>
                <w:b/>
                <w:bCs/>
              </w:rPr>
              <w:t>vrh</w:t>
            </w:r>
          </w:p>
        </w:tc>
        <w:tc>
          <w:tcPr>
            <w:tcW w:w="3240" w:type="dxa"/>
            <w:shd w:val="clear" w:color="auto" w:fill="FFFF99"/>
          </w:tcPr>
          <w:p w:rsidR="0006590A" w:rsidRDefault="0006590A">
            <w:pPr>
              <w:keepNext w:val="0"/>
              <w:autoSpaceDE w:val="0"/>
              <w:autoSpaceDN w:val="0"/>
              <w:adjustRightInd w:val="0"/>
              <w:spacing w:line="240" w:lineRule="auto"/>
              <w:jc w:val="left"/>
              <w:rPr>
                <w:b/>
                <w:bCs/>
              </w:rPr>
            </w:pPr>
            <w:r>
              <w:rPr>
                <w:b/>
                <w:bCs/>
              </w:rPr>
              <w:t>Obsah úk</w:t>
            </w:r>
            <w:r>
              <w:rPr>
                <w:b/>
                <w:bCs/>
              </w:rPr>
              <w:t>o</w:t>
            </w:r>
            <w:r>
              <w:rPr>
                <w:b/>
                <w:bCs/>
              </w:rPr>
              <w:t>lu/OSNOVA</w:t>
            </w:r>
          </w:p>
        </w:tc>
        <w:tc>
          <w:tcPr>
            <w:tcW w:w="4320" w:type="dxa"/>
            <w:shd w:val="clear" w:color="auto" w:fill="FFFF99"/>
          </w:tcPr>
          <w:p w:rsidR="0006590A" w:rsidRDefault="0006590A">
            <w:pPr>
              <w:keepNext w:val="0"/>
              <w:autoSpaceDE w:val="0"/>
              <w:autoSpaceDN w:val="0"/>
              <w:adjustRightInd w:val="0"/>
              <w:spacing w:line="240" w:lineRule="auto"/>
              <w:jc w:val="left"/>
              <w:rPr>
                <w:b/>
                <w:bCs/>
              </w:rPr>
            </w:pPr>
            <w:r>
              <w:rPr>
                <w:b/>
                <w:bCs/>
              </w:rPr>
              <w:t>Činnost učitele</w:t>
            </w:r>
          </w:p>
        </w:tc>
        <w:tc>
          <w:tcPr>
            <w:tcW w:w="1980" w:type="dxa"/>
            <w:shd w:val="clear" w:color="auto" w:fill="FFFF99"/>
          </w:tcPr>
          <w:p w:rsidR="0006590A" w:rsidRDefault="0006590A">
            <w:pPr>
              <w:keepNext w:val="0"/>
              <w:autoSpaceDE w:val="0"/>
              <w:autoSpaceDN w:val="0"/>
              <w:adjustRightInd w:val="0"/>
              <w:spacing w:line="240" w:lineRule="auto"/>
              <w:jc w:val="left"/>
              <w:rPr>
                <w:b/>
                <w:bCs/>
              </w:rPr>
            </w:pPr>
            <w:r>
              <w:rPr>
                <w:b/>
                <w:bCs/>
              </w:rPr>
              <w:t>Či</w:t>
            </w:r>
            <w:r>
              <w:rPr>
                <w:b/>
                <w:bCs/>
              </w:rPr>
              <w:t>n</w:t>
            </w:r>
            <w:r>
              <w:rPr>
                <w:b/>
                <w:bCs/>
              </w:rPr>
              <w:t>nost žáků</w:t>
            </w:r>
          </w:p>
        </w:tc>
        <w:tc>
          <w:tcPr>
            <w:tcW w:w="1260" w:type="dxa"/>
            <w:shd w:val="clear" w:color="auto" w:fill="FFFF99"/>
          </w:tcPr>
          <w:p w:rsidR="0006590A" w:rsidRDefault="0006590A">
            <w:pPr>
              <w:keepNext w:val="0"/>
              <w:autoSpaceDE w:val="0"/>
              <w:autoSpaceDN w:val="0"/>
              <w:adjustRightInd w:val="0"/>
              <w:spacing w:line="240" w:lineRule="auto"/>
              <w:jc w:val="left"/>
              <w:rPr>
                <w:b/>
                <w:bCs/>
              </w:rPr>
            </w:pPr>
            <w:r>
              <w:rPr>
                <w:b/>
                <w:bCs/>
              </w:rPr>
              <w:t>Využití materiá</w:t>
            </w:r>
            <w:r>
              <w:rPr>
                <w:b/>
                <w:bCs/>
              </w:rPr>
              <w:t>l</w:t>
            </w:r>
            <w:r>
              <w:rPr>
                <w:b/>
                <w:bCs/>
              </w:rPr>
              <w:t>-ní DP</w:t>
            </w:r>
          </w:p>
        </w:tc>
        <w:tc>
          <w:tcPr>
            <w:tcW w:w="720" w:type="dxa"/>
            <w:shd w:val="clear" w:color="auto" w:fill="FFFF99"/>
          </w:tcPr>
          <w:p w:rsidR="0006590A" w:rsidRDefault="0006590A">
            <w:pPr>
              <w:keepNext w:val="0"/>
              <w:autoSpaceDE w:val="0"/>
              <w:autoSpaceDN w:val="0"/>
              <w:adjustRightInd w:val="0"/>
              <w:spacing w:line="240" w:lineRule="auto"/>
              <w:jc w:val="left"/>
              <w:rPr>
                <w:b/>
                <w:bCs/>
              </w:rPr>
            </w:pPr>
            <w:r>
              <w:rPr>
                <w:b/>
                <w:bCs/>
              </w:rPr>
              <w:t>L</w:t>
            </w:r>
            <w:r>
              <w:rPr>
                <w:b/>
                <w:bCs/>
              </w:rPr>
              <w:t>i</w:t>
            </w:r>
            <w:r>
              <w:rPr>
                <w:b/>
                <w:bCs/>
              </w:rPr>
              <w:t>te-r</w:t>
            </w:r>
            <w:r>
              <w:rPr>
                <w:b/>
                <w:bCs/>
              </w:rPr>
              <w:t>a</w:t>
            </w:r>
            <w:r>
              <w:rPr>
                <w:b/>
                <w:bCs/>
              </w:rPr>
              <w:t>tu-ra</w:t>
            </w:r>
          </w:p>
        </w:tc>
        <w:tc>
          <w:tcPr>
            <w:tcW w:w="1281" w:type="dxa"/>
            <w:shd w:val="clear" w:color="auto" w:fill="FFFF99"/>
          </w:tcPr>
          <w:p w:rsidR="0006590A" w:rsidRDefault="0006590A">
            <w:pPr>
              <w:keepNext w:val="0"/>
              <w:autoSpaceDE w:val="0"/>
              <w:autoSpaceDN w:val="0"/>
              <w:adjustRightInd w:val="0"/>
              <w:spacing w:line="240" w:lineRule="auto"/>
              <w:jc w:val="left"/>
              <w:rPr>
                <w:b/>
                <w:bCs/>
              </w:rPr>
            </w:pPr>
            <w:r>
              <w:rPr>
                <w:b/>
                <w:bCs/>
              </w:rPr>
              <w:t>Pozná</w:t>
            </w:r>
            <w:r>
              <w:rPr>
                <w:b/>
                <w:bCs/>
              </w:rPr>
              <w:t>m</w:t>
            </w:r>
            <w:r>
              <w:rPr>
                <w:b/>
                <w:bCs/>
              </w:rPr>
              <w:t>-ka</w:t>
            </w:r>
          </w:p>
        </w:tc>
      </w:tr>
      <w:tr w:rsidR="0006590A">
        <w:trPr>
          <w:cantSplit/>
        </w:trPr>
        <w:tc>
          <w:tcPr>
            <w:tcW w:w="828" w:type="dxa"/>
            <w:vMerge w:val="restart"/>
            <w:vAlign w:val="center"/>
          </w:tcPr>
          <w:p w:rsidR="0006590A" w:rsidRDefault="0006590A">
            <w:pPr>
              <w:keepNext w:val="0"/>
              <w:autoSpaceDE w:val="0"/>
              <w:autoSpaceDN w:val="0"/>
              <w:adjustRightInd w:val="0"/>
              <w:spacing w:line="240" w:lineRule="auto"/>
              <w:jc w:val="center"/>
            </w:pPr>
            <w:r>
              <w:t>1</w:t>
            </w:r>
          </w:p>
        </w:tc>
        <w:tc>
          <w:tcPr>
            <w:tcW w:w="1080" w:type="dxa"/>
            <w:vAlign w:val="center"/>
          </w:tcPr>
          <w:p w:rsidR="0006590A" w:rsidRDefault="0006590A">
            <w:pPr>
              <w:keepNext w:val="0"/>
              <w:autoSpaceDE w:val="0"/>
              <w:autoSpaceDN w:val="0"/>
              <w:adjustRightInd w:val="0"/>
              <w:spacing w:line="240" w:lineRule="auto"/>
              <w:jc w:val="center"/>
            </w:pPr>
            <w:r>
              <w:t>10 min</w:t>
            </w:r>
          </w:p>
        </w:tc>
        <w:tc>
          <w:tcPr>
            <w:tcW w:w="3240" w:type="dxa"/>
          </w:tcPr>
          <w:p w:rsidR="0006590A" w:rsidRDefault="0006590A">
            <w:pPr>
              <w:keepNext w:val="0"/>
              <w:autoSpaceDE w:val="0"/>
              <w:autoSpaceDN w:val="0"/>
              <w:adjustRightInd w:val="0"/>
              <w:spacing w:line="240" w:lineRule="auto"/>
              <w:jc w:val="left"/>
            </w:pPr>
            <w:r>
              <w:t>Zahájení hodiny</w:t>
            </w:r>
          </w:p>
          <w:p w:rsidR="0006590A" w:rsidRDefault="0006590A">
            <w:pPr>
              <w:keepNext w:val="0"/>
              <w:autoSpaceDE w:val="0"/>
              <w:autoSpaceDN w:val="0"/>
              <w:adjustRightInd w:val="0"/>
              <w:spacing w:line="240" w:lineRule="auto"/>
              <w:jc w:val="left"/>
            </w:pPr>
            <w:r>
              <w:t>Zápis do třídní knihy, kontrola přítomnosti</w:t>
            </w:r>
          </w:p>
          <w:p w:rsidR="0006590A" w:rsidRDefault="0006590A">
            <w:pPr>
              <w:keepNext w:val="0"/>
              <w:autoSpaceDE w:val="0"/>
              <w:autoSpaceDN w:val="0"/>
              <w:adjustRightInd w:val="0"/>
              <w:spacing w:line="240" w:lineRule="auto"/>
              <w:jc w:val="left"/>
            </w:pPr>
            <w:r>
              <w:t>Zápis tématu na tabuli, datum</w:t>
            </w:r>
          </w:p>
        </w:tc>
        <w:tc>
          <w:tcPr>
            <w:tcW w:w="4320" w:type="dxa"/>
          </w:tcPr>
          <w:p w:rsidR="0006590A" w:rsidRDefault="0006590A">
            <w:pPr>
              <w:keepNext w:val="0"/>
              <w:autoSpaceDE w:val="0"/>
              <w:autoSpaceDN w:val="0"/>
              <w:adjustRightInd w:val="0"/>
              <w:spacing w:line="240" w:lineRule="auto"/>
              <w:jc w:val="left"/>
            </w:pPr>
            <w:r>
              <w:t>Pozdrav</w:t>
            </w:r>
          </w:p>
          <w:p w:rsidR="0006590A" w:rsidRDefault="0006590A">
            <w:pPr>
              <w:keepNext w:val="0"/>
              <w:autoSpaceDE w:val="0"/>
              <w:autoSpaceDN w:val="0"/>
              <w:adjustRightInd w:val="0"/>
              <w:spacing w:line="240" w:lineRule="auto"/>
              <w:jc w:val="left"/>
            </w:pPr>
            <w:r>
              <w:t>Zápis do třídní knihy</w:t>
            </w:r>
          </w:p>
          <w:p w:rsidR="0006590A" w:rsidRDefault="0006590A">
            <w:pPr>
              <w:keepNext w:val="0"/>
              <w:autoSpaceDE w:val="0"/>
              <w:autoSpaceDN w:val="0"/>
              <w:adjustRightInd w:val="0"/>
              <w:spacing w:line="240" w:lineRule="auto"/>
              <w:jc w:val="left"/>
            </w:pPr>
            <w:r>
              <w:t>Krátké poučení, zapnutí PC systému na odborné učebně</w:t>
            </w:r>
          </w:p>
        </w:tc>
        <w:tc>
          <w:tcPr>
            <w:tcW w:w="1980" w:type="dxa"/>
          </w:tcPr>
          <w:p w:rsidR="0006590A" w:rsidRDefault="0006590A">
            <w:pPr>
              <w:keepNext w:val="0"/>
              <w:autoSpaceDE w:val="0"/>
              <w:autoSpaceDN w:val="0"/>
              <w:adjustRightInd w:val="0"/>
              <w:spacing w:line="240" w:lineRule="auto"/>
              <w:jc w:val="left"/>
            </w:pPr>
            <w:r>
              <w:t>Nástup v lavicích,</w:t>
            </w:r>
          </w:p>
          <w:p w:rsidR="0006590A" w:rsidRDefault="0006590A">
            <w:pPr>
              <w:keepNext w:val="0"/>
              <w:autoSpaceDE w:val="0"/>
              <w:autoSpaceDN w:val="0"/>
              <w:adjustRightInd w:val="0"/>
              <w:spacing w:line="240" w:lineRule="auto"/>
              <w:jc w:val="left"/>
            </w:pPr>
            <w:r>
              <w:t>Nepřítomnost, omluvy, zapnutí PC</w:t>
            </w:r>
          </w:p>
        </w:tc>
        <w:tc>
          <w:tcPr>
            <w:tcW w:w="1260" w:type="dxa"/>
          </w:tcPr>
          <w:p w:rsidR="0006590A" w:rsidRDefault="0006590A">
            <w:pPr>
              <w:keepNext w:val="0"/>
              <w:autoSpaceDE w:val="0"/>
              <w:autoSpaceDN w:val="0"/>
              <w:adjustRightInd w:val="0"/>
              <w:spacing w:line="240" w:lineRule="auto"/>
              <w:jc w:val="left"/>
            </w:pPr>
            <w:r>
              <w:t>učebna PC</w:t>
            </w:r>
          </w:p>
          <w:p w:rsidR="0006590A" w:rsidRDefault="0006590A">
            <w:pPr>
              <w:keepNext w:val="0"/>
              <w:autoSpaceDE w:val="0"/>
              <w:autoSpaceDN w:val="0"/>
              <w:adjustRightInd w:val="0"/>
              <w:spacing w:line="240" w:lineRule="auto"/>
              <w:jc w:val="left"/>
            </w:pPr>
            <w:r>
              <w:t>PC sest</w:t>
            </w:r>
            <w:r>
              <w:t>a</w:t>
            </w:r>
            <w:r>
              <w:t>vy</w:t>
            </w:r>
          </w:p>
        </w:tc>
        <w:tc>
          <w:tcPr>
            <w:tcW w:w="720" w:type="dxa"/>
          </w:tcPr>
          <w:p w:rsidR="0006590A" w:rsidRDefault="0006590A">
            <w:pPr>
              <w:keepNext w:val="0"/>
              <w:autoSpaceDE w:val="0"/>
              <w:autoSpaceDN w:val="0"/>
              <w:adjustRightInd w:val="0"/>
              <w:spacing w:line="240" w:lineRule="auto"/>
              <w:jc w:val="left"/>
            </w:pPr>
            <w:r>
              <w:t>uče</w:t>
            </w:r>
            <w:r>
              <w:t>b</w:t>
            </w:r>
            <w:r>
              <w:t>nice</w:t>
            </w:r>
          </w:p>
        </w:tc>
        <w:tc>
          <w:tcPr>
            <w:tcW w:w="1281" w:type="dxa"/>
          </w:tcPr>
          <w:p w:rsidR="0006590A" w:rsidRDefault="0006590A">
            <w:pPr>
              <w:keepNext w:val="0"/>
              <w:autoSpaceDE w:val="0"/>
              <w:autoSpaceDN w:val="0"/>
              <w:adjustRightInd w:val="0"/>
              <w:spacing w:line="240" w:lineRule="auto"/>
              <w:jc w:val="left"/>
            </w:pPr>
            <w:r>
              <w:t>Třídní kniha</w:t>
            </w:r>
          </w:p>
        </w:tc>
      </w:tr>
      <w:tr w:rsidR="0006590A">
        <w:trPr>
          <w:cantSplit/>
        </w:trPr>
        <w:tc>
          <w:tcPr>
            <w:tcW w:w="828" w:type="dxa"/>
            <w:vMerge/>
            <w:vAlign w:val="center"/>
          </w:tcPr>
          <w:p w:rsidR="0006590A" w:rsidRDefault="0006590A">
            <w:pPr>
              <w:keepNext w:val="0"/>
              <w:autoSpaceDE w:val="0"/>
              <w:autoSpaceDN w:val="0"/>
              <w:adjustRightInd w:val="0"/>
              <w:spacing w:line="240" w:lineRule="auto"/>
              <w:jc w:val="center"/>
            </w:pPr>
          </w:p>
        </w:tc>
        <w:tc>
          <w:tcPr>
            <w:tcW w:w="1080" w:type="dxa"/>
            <w:vAlign w:val="center"/>
          </w:tcPr>
          <w:p w:rsidR="0006590A" w:rsidRDefault="0006590A">
            <w:pPr>
              <w:keepNext w:val="0"/>
              <w:autoSpaceDE w:val="0"/>
              <w:autoSpaceDN w:val="0"/>
              <w:adjustRightInd w:val="0"/>
              <w:spacing w:line="240" w:lineRule="auto"/>
              <w:jc w:val="center"/>
            </w:pPr>
            <w:r>
              <w:t>15 min</w:t>
            </w:r>
          </w:p>
        </w:tc>
        <w:tc>
          <w:tcPr>
            <w:tcW w:w="3240" w:type="dxa"/>
          </w:tcPr>
          <w:p w:rsidR="0006590A" w:rsidRDefault="0006590A">
            <w:pPr>
              <w:keepNext w:val="0"/>
              <w:autoSpaceDE w:val="0"/>
              <w:autoSpaceDN w:val="0"/>
              <w:adjustRightInd w:val="0"/>
              <w:spacing w:line="240" w:lineRule="auto"/>
              <w:jc w:val="left"/>
            </w:pPr>
            <w:r>
              <w:t>Zopakování učiva z předešlého tématu</w:t>
            </w:r>
          </w:p>
        </w:tc>
        <w:tc>
          <w:tcPr>
            <w:tcW w:w="4320" w:type="dxa"/>
          </w:tcPr>
          <w:p w:rsidR="0006590A" w:rsidRDefault="0006590A">
            <w:pPr>
              <w:keepNext w:val="0"/>
              <w:autoSpaceDE w:val="0"/>
              <w:autoSpaceDN w:val="0"/>
              <w:adjustRightInd w:val="0"/>
              <w:spacing w:line="240" w:lineRule="auto"/>
              <w:jc w:val="left"/>
            </w:pPr>
            <w:r>
              <w:t>Krátké přezkoušení- TEST (T5 Ochrana dat-PC viry, kompr</w:t>
            </w:r>
            <w:r>
              <w:t>i</w:t>
            </w:r>
            <w:r>
              <w:t>mace dat), uložení testů na server školy</w:t>
            </w:r>
          </w:p>
        </w:tc>
        <w:tc>
          <w:tcPr>
            <w:tcW w:w="1980" w:type="dxa"/>
          </w:tcPr>
          <w:p w:rsidR="0006590A" w:rsidRDefault="0006590A">
            <w:pPr>
              <w:keepNext w:val="0"/>
              <w:autoSpaceDE w:val="0"/>
              <w:autoSpaceDN w:val="0"/>
              <w:adjustRightInd w:val="0"/>
              <w:spacing w:line="240" w:lineRule="auto"/>
              <w:jc w:val="left"/>
            </w:pPr>
            <w:r>
              <w:t>Píší TEST, kop</w:t>
            </w:r>
            <w:r>
              <w:t>í</w:t>
            </w:r>
            <w:r>
              <w:t>rují na server výsledky testu</w:t>
            </w:r>
          </w:p>
        </w:tc>
        <w:tc>
          <w:tcPr>
            <w:tcW w:w="1260" w:type="dxa"/>
          </w:tcPr>
          <w:p w:rsidR="0006590A" w:rsidRDefault="0006590A">
            <w:pPr>
              <w:keepNext w:val="0"/>
              <w:autoSpaceDE w:val="0"/>
              <w:autoSpaceDN w:val="0"/>
              <w:adjustRightInd w:val="0"/>
              <w:spacing w:line="240" w:lineRule="auto"/>
              <w:jc w:val="left"/>
            </w:pPr>
            <w:r>
              <w:t>PC sest</w:t>
            </w:r>
            <w:r>
              <w:t>a</w:t>
            </w:r>
            <w:r>
              <w:t>va s HW</w:t>
            </w:r>
          </w:p>
        </w:tc>
        <w:tc>
          <w:tcPr>
            <w:tcW w:w="720" w:type="dxa"/>
          </w:tcPr>
          <w:p w:rsidR="0006590A" w:rsidRDefault="0006590A">
            <w:pPr>
              <w:keepNext w:val="0"/>
              <w:autoSpaceDE w:val="0"/>
              <w:autoSpaceDN w:val="0"/>
              <w:adjustRightInd w:val="0"/>
              <w:spacing w:line="240" w:lineRule="auto"/>
              <w:jc w:val="left"/>
            </w:pPr>
            <w:r>
              <w:t>test</w:t>
            </w:r>
          </w:p>
        </w:tc>
        <w:tc>
          <w:tcPr>
            <w:tcW w:w="1281" w:type="dxa"/>
          </w:tcPr>
          <w:p w:rsidR="0006590A" w:rsidRDefault="0006590A">
            <w:pPr>
              <w:keepNext w:val="0"/>
              <w:autoSpaceDE w:val="0"/>
              <w:autoSpaceDN w:val="0"/>
              <w:adjustRightInd w:val="0"/>
              <w:spacing w:line="240" w:lineRule="auto"/>
              <w:jc w:val="left"/>
            </w:pPr>
            <w:r>
              <w:t>Vyhodno-c</w:t>
            </w:r>
            <w:r>
              <w:t>e</w:t>
            </w:r>
            <w:r>
              <w:t>ní testu na příští hodinu</w:t>
            </w:r>
          </w:p>
        </w:tc>
      </w:tr>
      <w:tr w:rsidR="0006590A">
        <w:tc>
          <w:tcPr>
            <w:tcW w:w="828" w:type="dxa"/>
            <w:tcBorders>
              <w:bottom w:val="single" w:sz="4" w:space="0" w:color="auto"/>
            </w:tcBorders>
            <w:vAlign w:val="center"/>
          </w:tcPr>
          <w:p w:rsidR="0006590A" w:rsidRDefault="0006590A">
            <w:pPr>
              <w:keepNext w:val="0"/>
              <w:autoSpaceDE w:val="0"/>
              <w:autoSpaceDN w:val="0"/>
              <w:adjustRightInd w:val="0"/>
              <w:spacing w:line="240" w:lineRule="auto"/>
              <w:jc w:val="center"/>
            </w:pPr>
            <w:r>
              <w:t>2</w:t>
            </w:r>
          </w:p>
        </w:tc>
        <w:tc>
          <w:tcPr>
            <w:tcW w:w="1080" w:type="dxa"/>
            <w:tcBorders>
              <w:bottom w:val="single" w:sz="4" w:space="0" w:color="auto"/>
            </w:tcBorders>
            <w:vAlign w:val="center"/>
          </w:tcPr>
          <w:p w:rsidR="0006590A" w:rsidRDefault="0006590A">
            <w:pPr>
              <w:keepNext w:val="0"/>
              <w:autoSpaceDE w:val="0"/>
              <w:autoSpaceDN w:val="0"/>
              <w:adjustRightInd w:val="0"/>
              <w:spacing w:line="240" w:lineRule="auto"/>
              <w:jc w:val="center"/>
            </w:pPr>
            <w:r>
              <w:t>20 min</w:t>
            </w:r>
          </w:p>
        </w:tc>
        <w:tc>
          <w:tcPr>
            <w:tcW w:w="3240" w:type="dxa"/>
            <w:tcBorders>
              <w:bottom w:val="single" w:sz="4" w:space="0" w:color="auto"/>
            </w:tcBorders>
          </w:tcPr>
          <w:p w:rsidR="0006590A" w:rsidRDefault="0006590A">
            <w:pPr>
              <w:keepNext w:val="0"/>
              <w:autoSpaceDE w:val="0"/>
              <w:autoSpaceDN w:val="0"/>
              <w:adjustRightInd w:val="0"/>
              <w:spacing w:line="240" w:lineRule="auto"/>
              <w:jc w:val="left"/>
            </w:pPr>
            <w:r>
              <w:t>Výklad bodu 1.) a 2.) osnovy</w:t>
            </w:r>
          </w:p>
        </w:tc>
        <w:tc>
          <w:tcPr>
            <w:tcW w:w="4320" w:type="dxa"/>
            <w:tcBorders>
              <w:bottom w:val="single" w:sz="4" w:space="0" w:color="auto"/>
            </w:tcBorders>
          </w:tcPr>
          <w:p w:rsidR="0006590A" w:rsidRDefault="0006590A">
            <w:pPr>
              <w:keepNext w:val="0"/>
              <w:autoSpaceDE w:val="0"/>
              <w:autoSpaceDN w:val="0"/>
              <w:adjustRightInd w:val="0"/>
              <w:spacing w:line="240" w:lineRule="auto"/>
              <w:jc w:val="left"/>
            </w:pPr>
            <w:r>
              <w:t>Výklad učitele se zdůrazněním důlež</w:t>
            </w:r>
            <w:r>
              <w:t>i</w:t>
            </w:r>
            <w:r>
              <w:t>tých bodů.</w:t>
            </w:r>
          </w:p>
          <w:p w:rsidR="0006590A" w:rsidRDefault="0006590A">
            <w:pPr>
              <w:keepNext w:val="0"/>
              <w:autoSpaceDE w:val="0"/>
              <w:autoSpaceDN w:val="0"/>
              <w:adjustRightInd w:val="0"/>
              <w:spacing w:line="240" w:lineRule="auto"/>
              <w:jc w:val="left"/>
            </w:pPr>
            <w:r>
              <w:t>Demonstrace názorných učebních pom</w:t>
            </w:r>
            <w:r>
              <w:t>ů</w:t>
            </w:r>
            <w:r>
              <w:t>cek-nosičů-fólie na zpětném proje</w:t>
            </w:r>
            <w:r>
              <w:t>k</w:t>
            </w:r>
            <w:r>
              <w:t>toru. Ukázka fólií po třídě.</w:t>
            </w:r>
          </w:p>
          <w:p w:rsidR="0006590A" w:rsidRDefault="0006590A">
            <w:pPr>
              <w:keepNext w:val="0"/>
              <w:autoSpaceDE w:val="0"/>
              <w:autoSpaceDN w:val="0"/>
              <w:adjustRightInd w:val="0"/>
              <w:spacing w:line="240" w:lineRule="auto"/>
              <w:jc w:val="left"/>
            </w:pPr>
            <w:r>
              <w:t>Průběžná kontrola zápisu z výkladu do sešitů.</w:t>
            </w:r>
          </w:p>
        </w:tc>
        <w:tc>
          <w:tcPr>
            <w:tcW w:w="1980" w:type="dxa"/>
            <w:tcBorders>
              <w:bottom w:val="single" w:sz="4" w:space="0" w:color="auto"/>
            </w:tcBorders>
          </w:tcPr>
          <w:p w:rsidR="0006590A" w:rsidRDefault="0006590A">
            <w:pPr>
              <w:keepNext w:val="0"/>
              <w:autoSpaceDE w:val="0"/>
              <w:autoSpaceDN w:val="0"/>
              <w:adjustRightInd w:val="0"/>
              <w:spacing w:line="240" w:lineRule="auto"/>
              <w:jc w:val="left"/>
            </w:pPr>
            <w:r>
              <w:t>Zápis do sešitů.</w:t>
            </w:r>
          </w:p>
          <w:p w:rsidR="0006590A" w:rsidRDefault="0006590A">
            <w:pPr>
              <w:keepNext w:val="0"/>
              <w:autoSpaceDE w:val="0"/>
              <w:autoSpaceDN w:val="0"/>
              <w:adjustRightInd w:val="0"/>
              <w:spacing w:line="240" w:lineRule="auto"/>
              <w:jc w:val="left"/>
            </w:pPr>
            <w:r>
              <w:t>Pozorují výklad učitele.</w:t>
            </w:r>
          </w:p>
          <w:p w:rsidR="0006590A" w:rsidRDefault="0006590A">
            <w:pPr>
              <w:keepNext w:val="0"/>
              <w:autoSpaceDE w:val="0"/>
              <w:autoSpaceDN w:val="0"/>
              <w:adjustRightInd w:val="0"/>
              <w:spacing w:line="240" w:lineRule="auto"/>
              <w:jc w:val="left"/>
            </w:pPr>
            <w:r>
              <w:t>Individuální pr</w:t>
            </w:r>
            <w:r>
              <w:t>o</w:t>
            </w:r>
            <w:r>
              <w:t>hlížení fólií.</w:t>
            </w:r>
          </w:p>
        </w:tc>
        <w:tc>
          <w:tcPr>
            <w:tcW w:w="1260" w:type="dxa"/>
            <w:tcBorders>
              <w:bottom w:val="single" w:sz="4" w:space="0" w:color="auto"/>
            </w:tcBorders>
          </w:tcPr>
          <w:p w:rsidR="0006590A" w:rsidRDefault="0006590A">
            <w:pPr>
              <w:keepNext w:val="0"/>
              <w:autoSpaceDE w:val="0"/>
              <w:autoSpaceDN w:val="0"/>
              <w:adjustRightInd w:val="0"/>
              <w:spacing w:line="240" w:lineRule="auto"/>
              <w:jc w:val="left"/>
            </w:pPr>
            <w:r>
              <w:t>Tabule Flip Chart</w:t>
            </w:r>
          </w:p>
          <w:p w:rsidR="0006590A" w:rsidRDefault="0006590A">
            <w:pPr>
              <w:keepNext w:val="0"/>
              <w:autoSpaceDE w:val="0"/>
              <w:autoSpaceDN w:val="0"/>
              <w:adjustRightInd w:val="0"/>
              <w:spacing w:line="240" w:lineRule="auto"/>
              <w:jc w:val="left"/>
            </w:pPr>
            <w:r>
              <w:t>Fólie (viz příloha č…..)</w:t>
            </w:r>
          </w:p>
        </w:tc>
        <w:tc>
          <w:tcPr>
            <w:tcW w:w="720" w:type="dxa"/>
            <w:tcBorders>
              <w:bottom w:val="single" w:sz="4" w:space="0" w:color="auto"/>
            </w:tcBorders>
          </w:tcPr>
          <w:p w:rsidR="0006590A" w:rsidRDefault="0006590A">
            <w:pPr>
              <w:keepNext w:val="0"/>
              <w:autoSpaceDE w:val="0"/>
              <w:autoSpaceDN w:val="0"/>
              <w:adjustRightInd w:val="0"/>
              <w:spacing w:line="240" w:lineRule="auto"/>
              <w:jc w:val="left"/>
            </w:pPr>
            <w:r>
              <w:t>uče</w:t>
            </w:r>
            <w:r>
              <w:t>b</w:t>
            </w:r>
            <w:r>
              <w:t>nice</w:t>
            </w:r>
          </w:p>
        </w:tc>
        <w:tc>
          <w:tcPr>
            <w:tcW w:w="1281" w:type="dxa"/>
            <w:tcBorders>
              <w:bottom w:val="single" w:sz="4" w:space="0" w:color="auto"/>
            </w:tcBorders>
          </w:tcPr>
          <w:p w:rsidR="0006590A" w:rsidRDefault="0006590A">
            <w:pPr>
              <w:keepNext w:val="0"/>
              <w:autoSpaceDE w:val="0"/>
              <w:autoSpaceDN w:val="0"/>
              <w:adjustRightInd w:val="0"/>
              <w:spacing w:line="240" w:lineRule="auto"/>
              <w:jc w:val="left"/>
            </w:pPr>
          </w:p>
        </w:tc>
      </w:tr>
      <w:tr w:rsidR="0006590A">
        <w:tc>
          <w:tcPr>
            <w:tcW w:w="828" w:type="dxa"/>
            <w:shd w:val="clear" w:color="auto" w:fill="CCFFFF"/>
            <w:vAlign w:val="center"/>
          </w:tcPr>
          <w:p w:rsidR="0006590A" w:rsidRDefault="0006590A">
            <w:pPr>
              <w:keepNext w:val="0"/>
              <w:autoSpaceDE w:val="0"/>
              <w:autoSpaceDN w:val="0"/>
              <w:adjustRightInd w:val="0"/>
              <w:spacing w:line="240" w:lineRule="auto"/>
              <w:jc w:val="center"/>
            </w:pPr>
          </w:p>
        </w:tc>
        <w:tc>
          <w:tcPr>
            <w:tcW w:w="1080" w:type="dxa"/>
            <w:shd w:val="clear" w:color="auto" w:fill="CCFFFF"/>
            <w:vAlign w:val="center"/>
          </w:tcPr>
          <w:p w:rsidR="0006590A" w:rsidRDefault="0006590A">
            <w:pPr>
              <w:keepNext w:val="0"/>
              <w:autoSpaceDE w:val="0"/>
              <w:autoSpaceDN w:val="0"/>
              <w:adjustRightInd w:val="0"/>
              <w:spacing w:line="240" w:lineRule="auto"/>
              <w:jc w:val="center"/>
            </w:pPr>
            <w:r>
              <w:t>5 min</w:t>
            </w:r>
          </w:p>
        </w:tc>
        <w:tc>
          <w:tcPr>
            <w:tcW w:w="3240" w:type="dxa"/>
            <w:shd w:val="clear" w:color="auto" w:fill="CCFFFF"/>
          </w:tcPr>
          <w:p w:rsidR="0006590A" w:rsidRDefault="0006590A">
            <w:pPr>
              <w:keepNext w:val="0"/>
              <w:autoSpaceDE w:val="0"/>
              <w:autoSpaceDN w:val="0"/>
              <w:adjustRightInd w:val="0"/>
              <w:spacing w:line="240" w:lineRule="auto"/>
              <w:jc w:val="left"/>
            </w:pPr>
            <w:r>
              <w:t>Přestávka</w:t>
            </w:r>
          </w:p>
        </w:tc>
        <w:tc>
          <w:tcPr>
            <w:tcW w:w="4320" w:type="dxa"/>
            <w:shd w:val="clear" w:color="auto" w:fill="CCFFFF"/>
          </w:tcPr>
          <w:p w:rsidR="0006590A" w:rsidRDefault="0006590A">
            <w:pPr>
              <w:keepNext w:val="0"/>
              <w:autoSpaceDE w:val="0"/>
              <w:autoSpaceDN w:val="0"/>
              <w:adjustRightInd w:val="0"/>
              <w:spacing w:line="240" w:lineRule="auto"/>
              <w:jc w:val="left"/>
            </w:pPr>
          </w:p>
        </w:tc>
        <w:tc>
          <w:tcPr>
            <w:tcW w:w="1980" w:type="dxa"/>
            <w:shd w:val="clear" w:color="auto" w:fill="CCFFFF"/>
          </w:tcPr>
          <w:p w:rsidR="0006590A" w:rsidRDefault="0006590A">
            <w:pPr>
              <w:keepNext w:val="0"/>
              <w:autoSpaceDE w:val="0"/>
              <w:autoSpaceDN w:val="0"/>
              <w:adjustRightInd w:val="0"/>
              <w:spacing w:line="240" w:lineRule="auto"/>
              <w:jc w:val="left"/>
            </w:pPr>
            <w:r>
              <w:t>služba třídy</w:t>
            </w:r>
          </w:p>
        </w:tc>
        <w:tc>
          <w:tcPr>
            <w:tcW w:w="1260" w:type="dxa"/>
            <w:shd w:val="clear" w:color="auto" w:fill="CCFFFF"/>
          </w:tcPr>
          <w:p w:rsidR="0006590A" w:rsidRDefault="0006590A">
            <w:pPr>
              <w:keepNext w:val="0"/>
              <w:autoSpaceDE w:val="0"/>
              <w:autoSpaceDN w:val="0"/>
              <w:adjustRightInd w:val="0"/>
              <w:spacing w:line="240" w:lineRule="auto"/>
              <w:jc w:val="left"/>
            </w:pPr>
          </w:p>
        </w:tc>
        <w:tc>
          <w:tcPr>
            <w:tcW w:w="720" w:type="dxa"/>
            <w:shd w:val="clear" w:color="auto" w:fill="CCFFFF"/>
          </w:tcPr>
          <w:p w:rsidR="0006590A" w:rsidRDefault="0006590A">
            <w:pPr>
              <w:keepNext w:val="0"/>
              <w:autoSpaceDE w:val="0"/>
              <w:autoSpaceDN w:val="0"/>
              <w:adjustRightInd w:val="0"/>
              <w:spacing w:line="240" w:lineRule="auto"/>
              <w:jc w:val="left"/>
            </w:pPr>
          </w:p>
        </w:tc>
        <w:tc>
          <w:tcPr>
            <w:tcW w:w="1281" w:type="dxa"/>
            <w:shd w:val="clear" w:color="auto" w:fill="CCFFFF"/>
          </w:tcPr>
          <w:p w:rsidR="0006590A" w:rsidRDefault="0006590A">
            <w:pPr>
              <w:keepNext w:val="0"/>
              <w:autoSpaceDE w:val="0"/>
              <w:autoSpaceDN w:val="0"/>
              <w:adjustRightInd w:val="0"/>
              <w:spacing w:line="240" w:lineRule="auto"/>
              <w:jc w:val="left"/>
            </w:pPr>
          </w:p>
        </w:tc>
      </w:tr>
      <w:tr w:rsidR="0006590A">
        <w:tc>
          <w:tcPr>
            <w:tcW w:w="828" w:type="dxa"/>
            <w:vAlign w:val="center"/>
          </w:tcPr>
          <w:p w:rsidR="0006590A" w:rsidRDefault="0006590A">
            <w:pPr>
              <w:keepNext w:val="0"/>
              <w:autoSpaceDE w:val="0"/>
              <w:autoSpaceDN w:val="0"/>
              <w:adjustRightInd w:val="0"/>
              <w:spacing w:line="240" w:lineRule="auto"/>
              <w:jc w:val="center"/>
            </w:pPr>
            <w:r>
              <w:t>3</w:t>
            </w:r>
          </w:p>
        </w:tc>
        <w:tc>
          <w:tcPr>
            <w:tcW w:w="1080" w:type="dxa"/>
            <w:vAlign w:val="center"/>
          </w:tcPr>
          <w:p w:rsidR="0006590A" w:rsidRDefault="0006590A">
            <w:pPr>
              <w:keepNext w:val="0"/>
              <w:autoSpaceDE w:val="0"/>
              <w:autoSpaceDN w:val="0"/>
              <w:adjustRightInd w:val="0"/>
              <w:spacing w:line="240" w:lineRule="auto"/>
              <w:jc w:val="center"/>
            </w:pPr>
            <w:r>
              <w:t>35 min</w:t>
            </w:r>
          </w:p>
        </w:tc>
        <w:tc>
          <w:tcPr>
            <w:tcW w:w="3240" w:type="dxa"/>
          </w:tcPr>
          <w:p w:rsidR="0006590A" w:rsidRDefault="0006590A">
            <w:pPr>
              <w:keepNext w:val="0"/>
              <w:autoSpaceDE w:val="0"/>
              <w:autoSpaceDN w:val="0"/>
              <w:adjustRightInd w:val="0"/>
              <w:spacing w:line="240" w:lineRule="auto"/>
              <w:jc w:val="left"/>
            </w:pPr>
            <w:r>
              <w:t>Výklad k bodu 3.) a 4.)</w:t>
            </w:r>
          </w:p>
        </w:tc>
        <w:tc>
          <w:tcPr>
            <w:tcW w:w="4320" w:type="dxa"/>
          </w:tcPr>
          <w:p w:rsidR="0006590A" w:rsidRDefault="0006590A">
            <w:pPr>
              <w:keepNext w:val="0"/>
              <w:autoSpaceDE w:val="0"/>
              <w:autoSpaceDN w:val="0"/>
              <w:adjustRightInd w:val="0"/>
              <w:spacing w:line="240" w:lineRule="auto"/>
              <w:jc w:val="left"/>
            </w:pPr>
            <w:r>
              <w:t>Výklad učitele se zdůrazněním důlež</w:t>
            </w:r>
            <w:r>
              <w:t>i</w:t>
            </w:r>
            <w:r>
              <w:t>tých bodů.</w:t>
            </w:r>
          </w:p>
          <w:p w:rsidR="0006590A" w:rsidRDefault="0006590A">
            <w:pPr>
              <w:keepNext w:val="0"/>
              <w:autoSpaceDE w:val="0"/>
              <w:autoSpaceDN w:val="0"/>
              <w:adjustRightInd w:val="0"/>
              <w:spacing w:line="240" w:lineRule="auto"/>
              <w:jc w:val="left"/>
            </w:pPr>
            <w:r>
              <w:t>Demonstrace názorných učebních pom</w:t>
            </w:r>
            <w:r>
              <w:t>ů</w:t>
            </w:r>
            <w:r>
              <w:t>cek-nosičů-fólie na zpětném proje</w:t>
            </w:r>
            <w:r>
              <w:t>k</w:t>
            </w:r>
            <w:r>
              <w:t>toru. Ukázka fólií po třídě.</w:t>
            </w:r>
          </w:p>
          <w:p w:rsidR="0006590A" w:rsidRDefault="0006590A">
            <w:pPr>
              <w:keepNext w:val="0"/>
              <w:autoSpaceDE w:val="0"/>
              <w:autoSpaceDN w:val="0"/>
              <w:adjustRightInd w:val="0"/>
              <w:spacing w:line="240" w:lineRule="auto"/>
              <w:jc w:val="left"/>
            </w:pPr>
            <w:r>
              <w:t>Průběžná kontrola zápisu z výkladu do sešitů.</w:t>
            </w:r>
          </w:p>
        </w:tc>
        <w:tc>
          <w:tcPr>
            <w:tcW w:w="1980" w:type="dxa"/>
          </w:tcPr>
          <w:p w:rsidR="0006590A" w:rsidRDefault="0006590A">
            <w:pPr>
              <w:keepNext w:val="0"/>
              <w:autoSpaceDE w:val="0"/>
              <w:autoSpaceDN w:val="0"/>
              <w:adjustRightInd w:val="0"/>
              <w:spacing w:line="240" w:lineRule="auto"/>
              <w:jc w:val="left"/>
            </w:pPr>
            <w:r>
              <w:t>Zápis do sešitů.</w:t>
            </w:r>
          </w:p>
          <w:p w:rsidR="0006590A" w:rsidRDefault="0006590A">
            <w:pPr>
              <w:keepNext w:val="0"/>
              <w:autoSpaceDE w:val="0"/>
              <w:autoSpaceDN w:val="0"/>
              <w:adjustRightInd w:val="0"/>
              <w:spacing w:line="240" w:lineRule="auto"/>
              <w:jc w:val="left"/>
            </w:pPr>
            <w:r>
              <w:t>Pozorují výklad učitele.</w:t>
            </w:r>
          </w:p>
          <w:p w:rsidR="0006590A" w:rsidRDefault="0006590A">
            <w:pPr>
              <w:keepNext w:val="0"/>
              <w:autoSpaceDE w:val="0"/>
              <w:autoSpaceDN w:val="0"/>
              <w:adjustRightInd w:val="0"/>
              <w:spacing w:line="240" w:lineRule="auto"/>
              <w:jc w:val="left"/>
            </w:pPr>
            <w:r>
              <w:t>Individuální pr</w:t>
            </w:r>
            <w:r>
              <w:t>o</w:t>
            </w:r>
            <w:r>
              <w:t>hlížení fólií.</w:t>
            </w:r>
          </w:p>
          <w:p w:rsidR="0006590A" w:rsidRDefault="0006590A">
            <w:pPr>
              <w:keepNext w:val="0"/>
              <w:autoSpaceDE w:val="0"/>
              <w:autoSpaceDN w:val="0"/>
              <w:adjustRightInd w:val="0"/>
              <w:spacing w:line="240" w:lineRule="auto"/>
              <w:jc w:val="left"/>
            </w:pPr>
          </w:p>
        </w:tc>
        <w:tc>
          <w:tcPr>
            <w:tcW w:w="1260" w:type="dxa"/>
          </w:tcPr>
          <w:p w:rsidR="0006590A" w:rsidRDefault="0006590A">
            <w:pPr>
              <w:keepNext w:val="0"/>
              <w:autoSpaceDE w:val="0"/>
              <w:autoSpaceDN w:val="0"/>
              <w:adjustRightInd w:val="0"/>
              <w:spacing w:line="240" w:lineRule="auto"/>
              <w:jc w:val="left"/>
            </w:pPr>
            <w:r>
              <w:t>Tabule Flip Chart,</w:t>
            </w:r>
          </w:p>
          <w:p w:rsidR="0006590A" w:rsidRDefault="0006590A">
            <w:pPr>
              <w:keepNext w:val="0"/>
              <w:autoSpaceDE w:val="0"/>
              <w:autoSpaceDN w:val="0"/>
              <w:adjustRightInd w:val="0"/>
              <w:spacing w:line="240" w:lineRule="auto"/>
              <w:jc w:val="left"/>
            </w:pPr>
            <w:r>
              <w:t>Fólie (viz příloha č. 5/1,2,3,4,5</w:t>
            </w:r>
          </w:p>
        </w:tc>
        <w:tc>
          <w:tcPr>
            <w:tcW w:w="720" w:type="dxa"/>
          </w:tcPr>
          <w:p w:rsidR="0006590A" w:rsidRDefault="0006590A">
            <w:pPr>
              <w:keepNext w:val="0"/>
              <w:autoSpaceDE w:val="0"/>
              <w:autoSpaceDN w:val="0"/>
              <w:adjustRightInd w:val="0"/>
              <w:spacing w:line="240" w:lineRule="auto"/>
              <w:jc w:val="left"/>
            </w:pPr>
            <w:r>
              <w:t>uče</w:t>
            </w:r>
            <w:r>
              <w:t>b</w:t>
            </w:r>
            <w:r>
              <w:t>nice</w:t>
            </w:r>
          </w:p>
        </w:tc>
        <w:tc>
          <w:tcPr>
            <w:tcW w:w="1281" w:type="dxa"/>
          </w:tcPr>
          <w:p w:rsidR="0006590A" w:rsidRDefault="0006590A">
            <w:pPr>
              <w:keepNext w:val="0"/>
              <w:autoSpaceDE w:val="0"/>
              <w:autoSpaceDN w:val="0"/>
              <w:adjustRightInd w:val="0"/>
              <w:spacing w:line="240" w:lineRule="auto"/>
              <w:jc w:val="left"/>
            </w:pPr>
          </w:p>
        </w:tc>
      </w:tr>
      <w:tr w:rsidR="0006590A">
        <w:tc>
          <w:tcPr>
            <w:tcW w:w="828" w:type="dxa"/>
            <w:vAlign w:val="center"/>
          </w:tcPr>
          <w:p w:rsidR="0006590A" w:rsidRDefault="0006590A">
            <w:pPr>
              <w:keepNext w:val="0"/>
              <w:autoSpaceDE w:val="0"/>
              <w:autoSpaceDN w:val="0"/>
              <w:adjustRightInd w:val="0"/>
              <w:spacing w:line="240" w:lineRule="auto"/>
              <w:jc w:val="center"/>
            </w:pPr>
            <w:r>
              <w:t>4</w:t>
            </w:r>
          </w:p>
        </w:tc>
        <w:tc>
          <w:tcPr>
            <w:tcW w:w="1080" w:type="dxa"/>
            <w:vAlign w:val="center"/>
          </w:tcPr>
          <w:p w:rsidR="0006590A" w:rsidRDefault="0006590A">
            <w:pPr>
              <w:keepNext w:val="0"/>
              <w:autoSpaceDE w:val="0"/>
              <w:autoSpaceDN w:val="0"/>
              <w:adjustRightInd w:val="0"/>
              <w:spacing w:line="240" w:lineRule="auto"/>
              <w:jc w:val="center"/>
            </w:pPr>
            <w:r>
              <w:t>10 min</w:t>
            </w:r>
          </w:p>
        </w:tc>
        <w:tc>
          <w:tcPr>
            <w:tcW w:w="3240" w:type="dxa"/>
          </w:tcPr>
          <w:p w:rsidR="0006590A" w:rsidRDefault="0006590A">
            <w:pPr>
              <w:keepNext w:val="0"/>
              <w:autoSpaceDE w:val="0"/>
              <w:autoSpaceDN w:val="0"/>
              <w:adjustRightInd w:val="0"/>
              <w:spacing w:line="240" w:lineRule="auto"/>
              <w:jc w:val="left"/>
            </w:pPr>
            <w:r>
              <w:t>Zhodnocení vyučovací hodiny</w:t>
            </w:r>
          </w:p>
          <w:p w:rsidR="0006590A" w:rsidRDefault="0006590A">
            <w:pPr>
              <w:keepNext w:val="0"/>
              <w:autoSpaceDE w:val="0"/>
              <w:autoSpaceDN w:val="0"/>
              <w:adjustRightInd w:val="0"/>
              <w:spacing w:line="240" w:lineRule="auto"/>
              <w:jc w:val="left"/>
            </w:pPr>
            <w:r>
              <w:t>Závěr hodiny</w:t>
            </w:r>
          </w:p>
        </w:tc>
        <w:tc>
          <w:tcPr>
            <w:tcW w:w="4320" w:type="dxa"/>
          </w:tcPr>
          <w:p w:rsidR="0006590A" w:rsidRDefault="0006590A">
            <w:pPr>
              <w:keepNext w:val="0"/>
              <w:autoSpaceDE w:val="0"/>
              <w:autoSpaceDN w:val="0"/>
              <w:adjustRightInd w:val="0"/>
              <w:spacing w:line="240" w:lineRule="auto"/>
              <w:jc w:val="left"/>
            </w:pPr>
            <w:r>
              <w:t>Zadání DÚ- kontrolních otázek-napíše na tab</w:t>
            </w:r>
            <w:r>
              <w:t>u</w:t>
            </w:r>
            <w:r>
              <w:t>li. Sebrání fólií. Pozdrav.</w:t>
            </w:r>
          </w:p>
        </w:tc>
        <w:tc>
          <w:tcPr>
            <w:tcW w:w="1980" w:type="dxa"/>
          </w:tcPr>
          <w:p w:rsidR="0006590A" w:rsidRDefault="0006590A">
            <w:pPr>
              <w:keepNext w:val="0"/>
              <w:autoSpaceDE w:val="0"/>
              <w:autoSpaceDN w:val="0"/>
              <w:adjustRightInd w:val="0"/>
              <w:spacing w:line="240" w:lineRule="auto"/>
              <w:jc w:val="left"/>
            </w:pPr>
            <w:r>
              <w:t>Zápis otázek. Vyp. PC, úklid.</w:t>
            </w:r>
          </w:p>
        </w:tc>
        <w:tc>
          <w:tcPr>
            <w:tcW w:w="1260" w:type="dxa"/>
          </w:tcPr>
          <w:p w:rsidR="0006590A" w:rsidRDefault="0006590A">
            <w:pPr>
              <w:keepNext w:val="0"/>
              <w:autoSpaceDE w:val="0"/>
              <w:autoSpaceDN w:val="0"/>
              <w:adjustRightInd w:val="0"/>
              <w:spacing w:line="240" w:lineRule="auto"/>
              <w:jc w:val="left"/>
            </w:pPr>
            <w:r>
              <w:t>Tabule Flip Chart</w:t>
            </w:r>
          </w:p>
        </w:tc>
        <w:tc>
          <w:tcPr>
            <w:tcW w:w="720" w:type="dxa"/>
          </w:tcPr>
          <w:p w:rsidR="0006590A" w:rsidRDefault="0006590A">
            <w:pPr>
              <w:keepNext w:val="0"/>
              <w:autoSpaceDE w:val="0"/>
              <w:autoSpaceDN w:val="0"/>
              <w:adjustRightInd w:val="0"/>
              <w:spacing w:line="240" w:lineRule="auto"/>
              <w:jc w:val="left"/>
            </w:pPr>
          </w:p>
        </w:tc>
        <w:tc>
          <w:tcPr>
            <w:tcW w:w="1281" w:type="dxa"/>
          </w:tcPr>
          <w:p w:rsidR="0006590A" w:rsidRDefault="0006590A">
            <w:pPr>
              <w:keepNext w:val="0"/>
              <w:autoSpaceDE w:val="0"/>
              <w:autoSpaceDN w:val="0"/>
              <w:adjustRightInd w:val="0"/>
              <w:spacing w:line="240" w:lineRule="auto"/>
              <w:jc w:val="left"/>
            </w:pPr>
          </w:p>
        </w:tc>
      </w:tr>
    </w:tbl>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sectPr w:rsidR="0006590A">
          <w:pgSz w:w="16838" w:h="11906" w:orient="landscape" w:code="9"/>
          <w:pgMar w:top="851" w:right="851" w:bottom="1985" w:left="1418" w:header="709" w:footer="709" w:gutter="0"/>
          <w:cols w:space="708"/>
          <w:docGrid w:linePitch="360"/>
        </w:sectPr>
      </w:pPr>
    </w:p>
    <w:p w:rsidR="0006590A" w:rsidRDefault="0006590A">
      <w:pPr>
        <w:pStyle w:val="Nadpis3"/>
        <w:rPr>
          <w:shd w:val="clear" w:color="auto" w:fill="008080"/>
        </w:rPr>
      </w:pPr>
      <w:bookmarkStart w:id="47" w:name="_3.2_Praktická_ukázka_přípravy učite_1"/>
      <w:bookmarkEnd w:id="47"/>
      <w:r>
        <w:rPr>
          <w:shd w:val="clear" w:color="auto" w:fill="003366"/>
        </w:rPr>
        <w:t>3.2 Praktická ukázka přípravy učitele na vyučovací hodinu aplikační</w:t>
      </w:r>
    </w:p>
    <w:p w:rsidR="0006590A" w:rsidRDefault="0006590A">
      <w:pPr>
        <w:keepNext w:val="0"/>
        <w:autoSpaceDE w:val="0"/>
        <w:autoSpaceDN w:val="0"/>
        <w:adjustRightInd w:val="0"/>
        <w:spacing w:line="240" w:lineRule="auto"/>
        <w:jc w:val="left"/>
        <w:rPr>
          <w:i/>
          <w:iCs/>
          <w:sz w:val="20"/>
          <w:szCs w:val="20"/>
        </w:rPr>
      </w:pPr>
      <w:r>
        <w:rPr>
          <w:i/>
          <w:iCs/>
          <w:sz w:val="20"/>
          <w:szCs w:val="20"/>
        </w:rPr>
        <w:t xml:space="preserve">                                                                                                                                                        zpět na </w:t>
      </w:r>
      <w:hyperlink w:anchor="_Obsah:" w:history="1">
        <w:r>
          <w:rPr>
            <w:rStyle w:val="Hypertextovodkaz"/>
            <w:i/>
            <w:iCs/>
            <w:color w:val="auto"/>
            <w:sz w:val="20"/>
            <w:szCs w:val="20"/>
          </w:rPr>
          <w:t>ob</w:t>
        </w:r>
        <w:r>
          <w:rPr>
            <w:rStyle w:val="Hypertextovodkaz"/>
            <w:i/>
            <w:iCs/>
            <w:color w:val="auto"/>
            <w:sz w:val="20"/>
            <w:szCs w:val="20"/>
          </w:rPr>
          <w:t>s</w:t>
        </w:r>
        <w:r>
          <w:rPr>
            <w:rStyle w:val="Hypertextovodkaz"/>
            <w:i/>
            <w:iCs/>
            <w:color w:val="auto"/>
            <w:sz w:val="20"/>
            <w:szCs w:val="20"/>
          </w:rPr>
          <w:t>a</w:t>
        </w:r>
        <w:r>
          <w:rPr>
            <w:rStyle w:val="Hypertextovodkaz"/>
            <w:i/>
            <w:iCs/>
            <w:color w:val="auto"/>
            <w:sz w:val="20"/>
            <w:szCs w:val="20"/>
          </w:rPr>
          <w:t>h</w:t>
        </w:r>
      </w:hyperlink>
    </w:p>
    <w:p w:rsidR="0006590A" w:rsidRDefault="0006590A">
      <w:pPr>
        <w:keepNext w:val="0"/>
        <w:autoSpaceDE w:val="0"/>
        <w:autoSpaceDN w:val="0"/>
        <w:adjustRightInd w:val="0"/>
        <w:spacing w:line="240" w:lineRule="auto"/>
        <w:jc w:val="left"/>
        <w:rPr>
          <w:b/>
          <w:bCs/>
        </w:rPr>
      </w:pPr>
    </w:p>
    <w:p w:rsidR="0006590A" w:rsidRDefault="0006590A">
      <w:pPr>
        <w:pStyle w:val="Normlnweb"/>
        <w:pBdr>
          <w:top w:val="single" w:sz="4" w:space="1" w:color="auto"/>
          <w:left w:val="single" w:sz="4" w:space="4" w:color="auto"/>
          <w:bottom w:val="single" w:sz="4" w:space="1" w:color="auto"/>
          <w:right w:val="single" w:sz="4" w:space="4" w:color="auto"/>
        </w:pBdr>
        <w:shd w:val="clear" w:color="auto" w:fill="33CCCC"/>
        <w:jc w:val="center"/>
        <w:rPr>
          <w:b/>
          <w:bCs/>
          <w:u w:val="single"/>
          <w:shd w:val="clear" w:color="auto" w:fill="00FFFF"/>
        </w:rPr>
      </w:pPr>
      <w:r>
        <w:rPr>
          <w:b/>
          <w:bCs/>
          <w:noProof/>
          <w:u w:val="single"/>
          <w:shd w:val="clear" w:color="auto" w:fill="33CCCC"/>
        </w:rPr>
        <w:pict>
          <v:shape id="_x0000_s1278" type="#_x0000_t75" style="position:absolute;left:0;text-align:left;margin-left:0;margin-top:5.9pt;width:36pt;height:30.2pt;z-index:251660288" wrapcoords="-300 0 -300 21240 21600 21240 21600 0 -300 0">
            <v:imagedata r:id="rId61" o:title=""/>
          </v:shape>
          <o:OLEObject Type="Embed" ProgID="PBrush" ShapeID="_x0000_s1278" DrawAspect="Content" ObjectID="_1569420751" r:id="rId68"/>
        </w:pict>
      </w:r>
      <w:r>
        <w:rPr>
          <w:b/>
          <w:bCs/>
          <w:u w:val="single"/>
          <w:shd w:val="clear" w:color="auto" w:fill="33CCCC"/>
        </w:rPr>
        <w:t>PŘÍPRAVA UČITELE NA VYUČOVACÍ  HODINU</w:t>
      </w:r>
    </w:p>
    <w:p w:rsidR="0006590A" w:rsidRDefault="0006590A">
      <w:pPr>
        <w:pStyle w:val="Normlnweb"/>
        <w:pBdr>
          <w:top w:val="single" w:sz="4" w:space="1" w:color="auto"/>
          <w:left w:val="single" w:sz="4" w:space="4" w:color="auto"/>
          <w:bottom w:val="single" w:sz="4" w:space="1" w:color="auto"/>
          <w:right w:val="single" w:sz="4" w:space="4" w:color="auto"/>
        </w:pBdr>
        <w:shd w:val="clear" w:color="auto" w:fill="33CCCC"/>
        <w:jc w:val="center"/>
        <w:rPr>
          <w:rFonts w:ascii="Arial" w:hAnsi="Arial" w:cs="Arial"/>
          <w:b/>
          <w:bCs/>
          <w:u w:val="single"/>
          <w:shd w:val="clear" w:color="auto" w:fill="00FFFF"/>
        </w:rPr>
      </w:pP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rPr>
          <w:shd w:val="clear" w:color="auto" w:fill="FFFF99"/>
        </w:rPr>
        <w:t>ŠKOLNÍ ROK :</w:t>
      </w:r>
      <w:r>
        <w:t xml:space="preserve">                 2009/2010</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rPr>
          <w:shd w:val="clear" w:color="auto" w:fill="FFFF99"/>
        </w:rPr>
        <w:t>TÝDEN:</w:t>
      </w:r>
      <w:r>
        <w:t xml:space="preserve">                             36</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rPr>
          <w:shd w:val="clear" w:color="auto" w:fill="FFFF99"/>
        </w:rPr>
        <w:t>VYUČOVACÍ HODINA:</w:t>
      </w:r>
      <w:r>
        <w:t xml:space="preserve">   aplikační</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rPr>
          <w:shd w:val="clear" w:color="auto" w:fill="FFFF99"/>
        </w:rPr>
        <w:t xml:space="preserve">ROČNÍK :  </w:t>
      </w:r>
      <w:r>
        <w:t xml:space="preserve">                         druhý</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rPr>
          <w:rFonts w:ascii="Arial" w:hAnsi="Arial" w:cs="Arial"/>
          <w:b/>
          <w:bCs/>
        </w:rPr>
      </w:pPr>
      <w:r>
        <w:rPr>
          <w:shd w:val="clear" w:color="auto" w:fill="FFFF99"/>
        </w:rPr>
        <w:t>NÁZEV TÉMATICKÉHO CELKU</w:t>
      </w:r>
      <w:r>
        <w:t xml:space="preserve"> (4):  </w:t>
      </w:r>
      <w:r>
        <w:rPr>
          <w:rFonts w:ascii="Arial" w:hAnsi="Arial" w:cs="Arial"/>
          <w:b/>
          <w:bCs/>
        </w:rPr>
        <w:t xml:space="preserve">Prezentační-grafická aplikace </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rPr>
          <w:b/>
          <w:bCs/>
        </w:rPr>
      </w:pPr>
      <w:r>
        <w:rPr>
          <w:rFonts w:ascii="Arial" w:hAnsi="Arial" w:cs="Arial"/>
          <w:b/>
          <w:bCs/>
        </w:rPr>
        <w:t xml:space="preserve">                                                            Microsoft </w:t>
      </w:r>
      <w:r>
        <w:rPr>
          <w:rFonts w:ascii="Arial" w:hAnsi="Arial" w:cs="Arial"/>
          <w:vertAlign w:val="superscript"/>
        </w:rPr>
        <w:sym w:font="Symbol" w:char="F0E2"/>
      </w:r>
      <w:r>
        <w:rPr>
          <w:rFonts w:ascii="Arial" w:hAnsi="Arial" w:cs="Arial"/>
          <w:vertAlign w:val="superscript"/>
        </w:rPr>
        <w:t xml:space="preserve"> </w:t>
      </w:r>
      <w:r>
        <w:rPr>
          <w:rFonts w:ascii="Arial" w:hAnsi="Arial" w:cs="Arial"/>
          <w:b/>
          <w:bCs/>
        </w:rPr>
        <w:t>PowerPoint 2000 CZ</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rPr>
          <w:noProof/>
        </w:rPr>
        <w:pict>
          <v:shape id="_x0000_s1283" type="#_x0000_t136" style="position:absolute;left:0;text-align:left;margin-left:2in;margin-top:19.5pt;width:225pt;height:49.4pt;rotation:1458432fd;z-index:-251652096" fillcolor="red" stroked="f" strokecolor="green">
            <v:fill opacity="7864f"/>
            <v:shadow on="t" type="perspective" color="#c7dfd3" opacity="52429f" origin="-.5,-.5" offset="-26pt,-36pt" matrix="1.25,,,1.25"/>
            <v:textpath style="font-family:&quot;Times New Roman&quot;;font-size:40pt;font-weight:bold;v-text-kern:t" trim="t" fitpath="t" string="VZOR"/>
          </v:shape>
        </w:pict>
      </w:r>
      <w:r>
        <w:rPr>
          <w:shd w:val="clear" w:color="auto" w:fill="FFFF99"/>
        </w:rPr>
        <w:t xml:space="preserve">TÉMA </w:t>
      </w:r>
      <w:r>
        <w:t xml:space="preserve">:                        </w:t>
      </w:r>
      <w:r>
        <w:rPr>
          <w:rFonts w:ascii="Arial" w:hAnsi="Arial" w:cs="Arial"/>
          <w:b/>
          <w:bCs/>
        </w:rPr>
        <w:t>Samostatný projekt IV.</w:t>
      </w:r>
      <w:r>
        <w:t xml:space="preserve">           </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rPr>
          <w:shd w:val="clear" w:color="auto" w:fill="FFFF99"/>
        </w:rPr>
        <w:t>UČEBNÍ OBOR:</w:t>
      </w:r>
      <w:r>
        <w:t xml:space="preserve">         36-47-M/001 Stavebnictví</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rPr>
          <w:shd w:val="clear" w:color="auto" w:fill="FFFF99"/>
        </w:rPr>
        <w:t>VZDĚLÁVACÍ CÍL:</w:t>
      </w:r>
      <w:r>
        <w:t xml:space="preserve">  Zdokonalit získané poznatky o programu praktickým </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t xml:space="preserve">                                    vyhotovením prezentace. Žák umí vkládat objekty a efekty do snímků </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t xml:space="preserve">                                    prezentace.</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rPr>
          <w:shd w:val="clear" w:color="auto" w:fill="FFFF99"/>
        </w:rPr>
        <w:t>VÝCHOVNÝ CÍL:</w:t>
      </w:r>
      <w:r>
        <w:t xml:space="preserve">    Vytvořit předpoklady k systematickému využívání prezentací</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t xml:space="preserve">                                    v různých oborech lidské činnosti a  v mimoškolní činnosti.</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t xml:space="preserve">                                    Vytříbit žákovu představivost a samostatnost.</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rPr>
          <w:shd w:val="clear" w:color="auto" w:fill="FFFF99"/>
        </w:rPr>
      </w:pPr>
      <w:r>
        <w:rPr>
          <w:shd w:val="clear" w:color="auto" w:fill="FFFF99"/>
        </w:rPr>
        <w:t>DIDAKTICKÉ POMŮCKY :</w:t>
      </w:r>
    </w:p>
    <w:p w:rsidR="0006590A" w:rsidRDefault="0006590A" w:rsidP="00803C00">
      <w:pPr>
        <w:pStyle w:val="Zhlav"/>
        <w:keepNext w:val="0"/>
        <w:numPr>
          <w:ilvl w:val="0"/>
          <w:numId w:val="24"/>
        </w:numPr>
        <w:pBdr>
          <w:top w:val="single" w:sz="4" w:space="1" w:color="auto"/>
          <w:left w:val="single" w:sz="4" w:space="4" w:color="auto"/>
          <w:bottom w:val="single" w:sz="4" w:space="1" w:color="auto"/>
          <w:right w:val="single" w:sz="4" w:space="4" w:color="auto"/>
        </w:pBdr>
        <w:tabs>
          <w:tab w:val="clear" w:pos="4536"/>
          <w:tab w:val="clear" w:pos="9072"/>
        </w:tabs>
        <w:spacing w:line="360" w:lineRule="auto"/>
        <w:jc w:val="left"/>
      </w:pPr>
      <w:r>
        <w:t xml:space="preserve">Učebnice </w:t>
      </w:r>
      <w:r>
        <w:rPr>
          <w:i/>
          <w:iCs/>
        </w:rPr>
        <w:t>Informatika a výpočetní technika 1.díl</w:t>
      </w:r>
    </w:p>
    <w:p w:rsidR="0006590A" w:rsidRDefault="0006590A" w:rsidP="00803C00">
      <w:pPr>
        <w:pStyle w:val="Zhlav"/>
        <w:keepNext w:val="0"/>
        <w:numPr>
          <w:ilvl w:val="0"/>
          <w:numId w:val="24"/>
        </w:numPr>
        <w:pBdr>
          <w:top w:val="single" w:sz="4" w:space="1" w:color="auto"/>
          <w:left w:val="single" w:sz="4" w:space="4" w:color="auto"/>
          <w:bottom w:val="single" w:sz="4" w:space="1" w:color="auto"/>
          <w:right w:val="single" w:sz="4" w:space="4" w:color="auto"/>
        </w:pBdr>
        <w:tabs>
          <w:tab w:val="clear" w:pos="4536"/>
          <w:tab w:val="clear" w:pos="9072"/>
        </w:tabs>
        <w:spacing w:line="360" w:lineRule="auto"/>
        <w:jc w:val="left"/>
      </w:pPr>
      <w:r>
        <w:rPr>
          <w:b/>
          <w:bCs/>
        </w:rPr>
        <w:t>Zadání</w:t>
      </w:r>
      <w:r>
        <w:t xml:space="preserve"> samostatného projektu, zadání a předloha na  nosiči</w:t>
      </w:r>
    </w:p>
    <w:p w:rsidR="0006590A" w:rsidRDefault="0006590A" w:rsidP="00803C00">
      <w:pPr>
        <w:pStyle w:val="Zhlav"/>
        <w:keepNext w:val="0"/>
        <w:numPr>
          <w:ilvl w:val="0"/>
          <w:numId w:val="24"/>
        </w:numPr>
        <w:pBdr>
          <w:top w:val="single" w:sz="4" w:space="1" w:color="auto"/>
          <w:left w:val="single" w:sz="4" w:space="4" w:color="auto"/>
          <w:bottom w:val="single" w:sz="4" w:space="1" w:color="auto"/>
          <w:right w:val="single" w:sz="4" w:space="4" w:color="auto"/>
        </w:pBdr>
        <w:tabs>
          <w:tab w:val="clear" w:pos="4536"/>
          <w:tab w:val="clear" w:pos="9072"/>
        </w:tabs>
        <w:spacing w:line="360" w:lineRule="auto"/>
        <w:jc w:val="left"/>
      </w:pPr>
      <w:r>
        <w:t>Počítačová sestava na speciální učebně IVT, barevná tiskárna</w:t>
      </w:r>
    </w:p>
    <w:p w:rsidR="0006590A" w:rsidRDefault="0006590A" w:rsidP="00803C00">
      <w:pPr>
        <w:pStyle w:val="Zhlav"/>
        <w:keepNext w:val="0"/>
        <w:numPr>
          <w:ilvl w:val="0"/>
          <w:numId w:val="24"/>
        </w:numPr>
        <w:pBdr>
          <w:top w:val="single" w:sz="4" w:space="1" w:color="auto"/>
          <w:left w:val="single" w:sz="4" w:space="4" w:color="auto"/>
          <w:bottom w:val="single" w:sz="4" w:space="1" w:color="auto"/>
          <w:right w:val="single" w:sz="4" w:space="4" w:color="auto"/>
        </w:pBdr>
        <w:tabs>
          <w:tab w:val="clear" w:pos="4536"/>
          <w:tab w:val="clear" w:pos="9072"/>
        </w:tabs>
        <w:spacing w:line="360" w:lineRule="auto"/>
        <w:jc w:val="left"/>
      </w:pPr>
      <w:r>
        <w:t>dataprojektor</w:t>
      </w:r>
    </w:p>
    <w:p w:rsidR="0006590A" w:rsidRDefault="0006590A" w:rsidP="00803C00">
      <w:pPr>
        <w:pStyle w:val="Zhlav"/>
        <w:keepNext w:val="0"/>
        <w:numPr>
          <w:ilvl w:val="0"/>
          <w:numId w:val="24"/>
        </w:numPr>
        <w:pBdr>
          <w:top w:val="single" w:sz="4" w:space="1" w:color="auto"/>
          <w:left w:val="single" w:sz="4" w:space="4" w:color="auto"/>
          <w:bottom w:val="single" w:sz="4" w:space="1" w:color="auto"/>
          <w:right w:val="single" w:sz="4" w:space="4" w:color="auto"/>
        </w:pBdr>
        <w:tabs>
          <w:tab w:val="clear" w:pos="4536"/>
          <w:tab w:val="clear" w:pos="9072"/>
        </w:tabs>
        <w:spacing w:line="360" w:lineRule="auto"/>
        <w:jc w:val="left"/>
      </w:pPr>
      <w:r>
        <w:t>Žáci:  psací potřeby, pracovní sešity, šablona, pravítko, učebnice</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rPr>
          <w:b/>
          <w:bCs/>
        </w:rPr>
      </w:pPr>
      <w:r>
        <w:rPr>
          <w:b/>
          <w:bCs/>
          <w:shd w:val="clear" w:color="auto" w:fill="FFFF99"/>
        </w:rPr>
        <w:t>OSNOVA TÉMATU:</w:t>
      </w:r>
      <w:r>
        <w:rPr>
          <w:b/>
          <w:bCs/>
        </w:rPr>
        <w:t xml:space="preserve">   Předloha a zadání bod č.1-22</w:t>
      </w:r>
    </w:p>
    <w:p w:rsidR="0006590A" w:rsidRDefault="0006590A">
      <w:pPr>
        <w:pBdr>
          <w:top w:val="single" w:sz="4" w:space="1" w:color="auto"/>
          <w:left w:val="single" w:sz="4" w:space="4" w:color="auto"/>
          <w:bottom w:val="single" w:sz="4" w:space="1" w:color="auto"/>
          <w:right w:val="single" w:sz="4" w:space="4" w:color="auto"/>
        </w:pBdr>
      </w:pPr>
    </w:p>
    <w:p w:rsidR="0006590A" w:rsidRDefault="0006590A">
      <w:pPr>
        <w:pBdr>
          <w:top w:val="single" w:sz="4" w:space="1" w:color="auto"/>
          <w:left w:val="single" w:sz="4" w:space="4" w:color="auto"/>
          <w:bottom w:val="single" w:sz="4" w:space="1" w:color="auto"/>
          <w:right w:val="single" w:sz="4" w:space="4" w:color="auto"/>
        </w:pBdr>
      </w:pPr>
      <w:r>
        <w:rPr>
          <w:shd w:val="clear" w:color="auto" w:fill="FFFF99"/>
        </w:rPr>
        <w:t>METODA</w:t>
      </w:r>
      <w:r>
        <w:t>:  Samostatné cvičení-projekt IV.</w:t>
      </w:r>
    </w:p>
    <w:p w:rsidR="0006590A" w:rsidRDefault="0006590A">
      <w:pPr>
        <w:pBdr>
          <w:top w:val="single" w:sz="4" w:space="1" w:color="auto"/>
          <w:left w:val="single" w:sz="4" w:space="4" w:color="auto"/>
          <w:bottom w:val="single" w:sz="4" w:space="1" w:color="auto"/>
          <w:right w:val="single" w:sz="4" w:space="4" w:color="auto"/>
        </w:pBdr>
      </w:pPr>
    </w:p>
    <w:p w:rsidR="0006590A" w:rsidRDefault="0006590A">
      <w:pPr>
        <w:pBdr>
          <w:top w:val="single" w:sz="4" w:space="1" w:color="auto"/>
          <w:left w:val="single" w:sz="4" w:space="4" w:color="auto"/>
          <w:bottom w:val="single" w:sz="4" w:space="1" w:color="auto"/>
          <w:right w:val="single" w:sz="4" w:space="4" w:color="auto"/>
        </w:pBdr>
      </w:pPr>
      <w:r>
        <w:rPr>
          <w:shd w:val="clear" w:color="auto" w:fill="FFFF99"/>
        </w:rPr>
        <w:t>ČASOVÝ ROZVRH:</w:t>
      </w:r>
      <w:r>
        <w:t xml:space="preserve">  </w:t>
      </w:r>
      <w:r>
        <w:rPr>
          <w:b/>
          <w:bCs/>
        </w:rPr>
        <w:t xml:space="preserve">2x45´  </w:t>
      </w:r>
      <w:r>
        <w:t>viz Příprava na výukovou jednotku (BP,s.59)</w:t>
      </w:r>
    </w:p>
    <w:p w:rsidR="0006590A" w:rsidRDefault="0006590A">
      <w:pPr>
        <w:pBdr>
          <w:top w:val="single" w:sz="4" w:space="1" w:color="auto"/>
          <w:left w:val="single" w:sz="4" w:space="4" w:color="auto"/>
          <w:bottom w:val="single" w:sz="4" w:space="1" w:color="auto"/>
          <w:right w:val="single" w:sz="4" w:space="4" w:color="auto"/>
        </w:pBdr>
      </w:pP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rPr>
          <w:shd w:val="clear" w:color="auto" w:fill="FFFF99"/>
        </w:rPr>
        <w:t>LITERATURA:</w:t>
      </w:r>
      <w:r>
        <w:t xml:space="preserve">  Roubal, P.: </w:t>
      </w:r>
      <w:r>
        <w:rPr>
          <w:i/>
          <w:iCs/>
        </w:rPr>
        <w:t>Informatika a výpočetní technika pro střední školy</w:t>
      </w:r>
      <w:r>
        <w:t xml:space="preserve"> 1. díl. Brno: </w:t>
      </w:r>
    </w:p>
    <w:p w:rsidR="0006590A" w:rsidRDefault="0006590A">
      <w:pPr>
        <w:pStyle w:val="Zhlav"/>
        <w:pBdr>
          <w:top w:val="single" w:sz="4" w:space="1" w:color="auto"/>
          <w:left w:val="single" w:sz="4" w:space="4" w:color="auto"/>
          <w:bottom w:val="single" w:sz="4" w:space="1" w:color="auto"/>
          <w:right w:val="single" w:sz="4" w:space="4" w:color="auto"/>
        </w:pBdr>
        <w:tabs>
          <w:tab w:val="clear" w:pos="4536"/>
          <w:tab w:val="clear" w:pos="9072"/>
        </w:tabs>
        <w:spacing w:line="360" w:lineRule="auto"/>
      </w:pPr>
      <w:r>
        <w:t xml:space="preserve">                            Computer Press, 2003.</w:t>
      </w: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sectPr w:rsidR="0006590A">
          <w:pgSz w:w="11906" w:h="16838" w:code="9"/>
          <w:pgMar w:top="1418" w:right="851" w:bottom="851" w:left="1985" w:header="709" w:footer="709"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1080"/>
        <w:gridCol w:w="3240"/>
        <w:gridCol w:w="4320"/>
        <w:gridCol w:w="1980"/>
        <w:gridCol w:w="1260"/>
        <w:gridCol w:w="720"/>
        <w:gridCol w:w="1281"/>
      </w:tblGrid>
      <w:tr w:rsidR="0006590A">
        <w:tc>
          <w:tcPr>
            <w:tcW w:w="828" w:type="dxa"/>
            <w:shd w:val="clear" w:color="auto" w:fill="FFFF99"/>
          </w:tcPr>
          <w:p w:rsidR="0006590A" w:rsidRDefault="0006590A">
            <w:pPr>
              <w:keepNext w:val="0"/>
              <w:autoSpaceDE w:val="0"/>
              <w:autoSpaceDN w:val="0"/>
              <w:adjustRightInd w:val="0"/>
              <w:spacing w:line="240" w:lineRule="auto"/>
              <w:jc w:val="left"/>
              <w:rPr>
                <w:b/>
                <w:bCs/>
                <w:sz w:val="22"/>
                <w:szCs w:val="22"/>
              </w:rPr>
            </w:pPr>
            <w:r>
              <w:rPr>
                <w:b/>
                <w:bCs/>
                <w:sz w:val="22"/>
                <w:szCs w:val="22"/>
              </w:rPr>
              <w:t>Úkol č.</w:t>
            </w:r>
          </w:p>
        </w:tc>
        <w:tc>
          <w:tcPr>
            <w:tcW w:w="1080" w:type="dxa"/>
            <w:shd w:val="clear" w:color="auto" w:fill="FFFF99"/>
          </w:tcPr>
          <w:p w:rsidR="0006590A" w:rsidRDefault="0006590A">
            <w:pPr>
              <w:keepNext w:val="0"/>
              <w:autoSpaceDE w:val="0"/>
              <w:autoSpaceDN w:val="0"/>
              <w:adjustRightInd w:val="0"/>
              <w:spacing w:line="240" w:lineRule="auto"/>
              <w:jc w:val="left"/>
              <w:rPr>
                <w:b/>
                <w:bCs/>
                <w:sz w:val="22"/>
                <w:szCs w:val="22"/>
              </w:rPr>
            </w:pPr>
            <w:r>
              <w:rPr>
                <w:b/>
                <w:bCs/>
                <w:sz w:val="22"/>
                <w:szCs w:val="22"/>
              </w:rPr>
              <w:t>Čas</w:t>
            </w:r>
            <w:r>
              <w:rPr>
                <w:b/>
                <w:bCs/>
                <w:sz w:val="22"/>
                <w:szCs w:val="22"/>
              </w:rPr>
              <w:t>o</w:t>
            </w:r>
            <w:r>
              <w:rPr>
                <w:b/>
                <w:bCs/>
                <w:sz w:val="22"/>
                <w:szCs w:val="22"/>
              </w:rPr>
              <w:t>vý ro</w:t>
            </w:r>
            <w:r>
              <w:rPr>
                <w:b/>
                <w:bCs/>
                <w:sz w:val="22"/>
                <w:szCs w:val="22"/>
              </w:rPr>
              <w:t>z</w:t>
            </w:r>
            <w:r>
              <w:rPr>
                <w:b/>
                <w:bCs/>
                <w:sz w:val="22"/>
                <w:szCs w:val="22"/>
              </w:rPr>
              <w:t>vrh</w:t>
            </w:r>
          </w:p>
        </w:tc>
        <w:tc>
          <w:tcPr>
            <w:tcW w:w="3240" w:type="dxa"/>
            <w:shd w:val="clear" w:color="auto" w:fill="FFFF99"/>
          </w:tcPr>
          <w:p w:rsidR="0006590A" w:rsidRDefault="0006590A">
            <w:pPr>
              <w:keepNext w:val="0"/>
              <w:autoSpaceDE w:val="0"/>
              <w:autoSpaceDN w:val="0"/>
              <w:adjustRightInd w:val="0"/>
              <w:spacing w:line="240" w:lineRule="auto"/>
              <w:jc w:val="left"/>
              <w:rPr>
                <w:b/>
                <w:bCs/>
                <w:sz w:val="22"/>
                <w:szCs w:val="22"/>
              </w:rPr>
            </w:pPr>
            <w:r>
              <w:rPr>
                <w:b/>
                <w:bCs/>
                <w:sz w:val="22"/>
                <w:szCs w:val="22"/>
              </w:rPr>
              <w:t>Obsah úk</w:t>
            </w:r>
            <w:r>
              <w:rPr>
                <w:b/>
                <w:bCs/>
                <w:sz w:val="22"/>
                <w:szCs w:val="22"/>
              </w:rPr>
              <w:t>o</w:t>
            </w:r>
            <w:r>
              <w:rPr>
                <w:b/>
                <w:bCs/>
                <w:sz w:val="22"/>
                <w:szCs w:val="22"/>
              </w:rPr>
              <w:t>lu/OSNOVA</w:t>
            </w:r>
          </w:p>
        </w:tc>
        <w:tc>
          <w:tcPr>
            <w:tcW w:w="4320" w:type="dxa"/>
            <w:shd w:val="clear" w:color="auto" w:fill="FFFF99"/>
          </w:tcPr>
          <w:p w:rsidR="0006590A" w:rsidRDefault="0006590A">
            <w:pPr>
              <w:keepNext w:val="0"/>
              <w:autoSpaceDE w:val="0"/>
              <w:autoSpaceDN w:val="0"/>
              <w:adjustRightInd w:val="0"/>
              <w:spacing w:line="240" w:lineRule="auto"/>
              <w:jc w:val="left"/>
              <w:rPr>
                <w:b/>
                <w:bCs/>
                <w:sz w:val="22"/>
                <w:szCs w:val="22"/>
              </w:rPr>
            </w:pPr>
            <w:r>
              <w:rPr>
                <w:b/>
                <w:bCs/>
                <w:sz w:val="22"/>
                <w:szCs w:val="22"/>
              </w:rPr>
              <w:t>Činnost učitele</w:t>
            </w:r>
          </w:p>
        </w:tc>
        <w:tc>
          <w:tcPr>
            <w:tcW w:w="1980" w:type="dxa"/>
            <w:shd w:val="clear" w:color="auto" w:fill="FFFF99"/>
          </w:tcPr>
          <w:p w:rsidR="0006590A" w:rsidRDefault="0006590A">
            <w:pPr>
              <w:keepNext w:val="0"/>
              <w:autoSpaceDE w:val="0"/>
              <w:autoSpaceDN w:val="0"/>
              <w:adjustRightInd w:val="0"/>
              <w:spacing w:line="240" w:lineRule="auto"/>
              <w:jc w:val="left"/>
              <w:rPr>
                <w:b/>
                <w:bCs/>
                <w:sz w:val="22"/>
                <w:szCs w:val="22"/>
              </w:rPr>
            </w:pPr>
            <w:r>
              <w:rPr>
                <w:b/>
                <w:bCs/>
                <w:sz w:val="22"/>
                <w:szCs w:val="22"/>
              </w:rPr>
              <w:t>Či</w:t>
            </w:r>
            <w:r>
              <w:rPr>
                <w:b/>
                <w:bCs/>
                <w:sz w:val="22"/>
                <w:szCs w:val="22"/>
              </w:rPr>
              <w:t>n</w:t>
            </w:r>
            <w:r>
              <w:rPr>
                <w:b/>
                <w:bCs/>
                <w:sz w:val="22"/>
                <w:szCs w:val="22"/>
              </w:rPr>
              <w:t>nost žáků</w:t>
            </w:r>
          </w:p>
        </w:tc>
        <w:tc>
          <w:tcPr>
            <w:tcW w:w="1260" w:type="dxa"/>
            <w:shd w:val="clear" w:color="auto" w:fill="FFFF99"/>
          </w:tcPr>
          <w:p w:rsidR="0006590A" w:rsidRDefault="0006590A">
            <w:pPr>
              <w:keepNext w:val="0"/>
              <w:autoSpaceDE w:val="0"/>
              <w:autoSpaceDN w:val="0"/>
              <w:adjustRightInd w:val="0"/>
              <w:spacing w:line="240" w:lineRule="auto"/>
              <w:jc w:val="left"/>
              <w:rPr>
                <w:b/>
                <w:bCs/>
                <w:sz w:val="22"/>
                <w:szCs w:val="22"/>
              </w:rPr>
            </w:pPr>
            <w:r>
              <w:rPr>
                <w:b/>
                <w:bCs/>
                <w:sz w:val="22"/>
                <w:szCs w:val="22"/>
              </w:rPr>
              <w:t>Využití materiá</w:t>
            </w:r>
            <w:r>
              <w:rPr>
                <w:b/>
                <w:bCs/>
                <w:sz w:val="22"/>
                <w:szCs w:val="22"/>
              </w:rPr>
              <w:t>l</w:t>
            </w:r>
            <w:r>
              <w:rPr>
                <w:b/>
                <w:bCs/>
                <w:sz w:val="22"/>
                <w:szCs w:val="22"/>
              </w:rPr>
              <w:t>ní DP</w:t>
            </w:r>
          </w:p>
        </w:tc>
        <w:tc>
          <w:tcPr>
            <w:tcW w:w="720" w:type="dxa"/>
            <w:shd w:val="clear" w:color="auto" w:fill="FFFF99"/>
          </w:tcPr>
          <w:p w:rsidR="0006590A" w:rsidRDefault="0006590A">
            <w:pPr>
              <w:keepNext w:val="0"/>
              <w:autoSpaceDE w:val="0"/>
              <w:autoSpaceDN w:val="0"/>
              <w:adjustRightInd w:val="0"/>
              <w:spacing w:line="240" w:lineRule="auto"/>
              <w:jc w:val="left"/>
              <w:rPr>
                <w:b/>
                <w:bCs/>
                <w:sz w:val="22"/>
                <w:szCs w:val="22"/>
              </w:rPr>
            </w:pPr>
            <w:r>
              <w:rPr>
                <w:b/>
                <w:bCs/>
                <w:sz w:val="22"/>
                <w:szCs w:val="22"/>
              </w:rPr>
              <w:t>Lite-rat</w:t>
            </w:r>
            <w:r>
              <w:rPr>
                <w:b/>
                <w:bCs/>
                <w:sz w:val="22"/>
                <w:szCs w:val="22"/>
              </w:rPr>
              <w:t>u</w:t>
            </w:r>
            <w:r>
              <w:rPr>
                <w:b/>
                <w:bCs/>
                <w:sz w:val="22"/>
                <w:szCs w:val="22"/>
              </w:rPr>
              <w:t>-ra</w:t>
            </w:r>
          </w:p>
        </w:tc>
        <w:tc>
          <w:tcPr>
            <w:tcW w:w="1281" w:type="dxa"/>
            <w:shd w:val="clear" w:color="auto" w:fill="FFFF99"/>
          </w:tcPr>
          <w:p w:rsidR="0006590A" w:rsidRDefault="0006590A">
            <w:pPr>
              <w:keepNext w:val="0"/>
              <w:autoSpaceDE w:val="0"/>
              <w:autoSpaceDN w:val="0"/>
              <w:adjustRightInd w:val="0"/>
              <w:spacing w:line="240" w:lineRule="auto"/>
              <w:jc w:val="left"/>
              <w:rPr>
                <w:b/>
                <w:bCs/>
                <w:sz w:val="22"/>
                <w:szCs w:val="22"/>
              </w:rPr>
            </w:pPr>
            <w:r>
              <w:rPr>
                <w:b/>
                <w:bCs/>
                <w:sz w:val="22"/>
                <w:szCs w:val="22"/>
              </w:rPr>
              <w:t>Pozná</w:t>
            </w:r>
            <w:r>
              <w:rPr>
                <w:b/>
                <w:bCs/>
                <w:sz w:val="22"/>
                <w:szCs w:val="22"/>
              </w:rPr>
              <w:t>m</w:t>
            </w:r>
            <w:r>
              <w:rPr>
                <w:b/>
                <w:bCs/>
                <w:sz w:val="22"/>
                <w:szCs w:val="22"/>
              </w:rPr>
              <w:t>ka</w:t>
            </w:r>
          </w:p>
        </w:tc>
      </w:tr>
      <w:tr w:rsidR="0006590A">
        <w:trPr>
          <w:cantSplit/>
        </w:trPr>
        <w:tc>
          <w:tcPr>
            <w:tcW w:w="828" w:type="dxa"/>
            <w:vMerge w:val="restart"/>
            <w:vAlign w:val="center"/>
          </w:tcPr>
          <w:p w:rsidR="0006590A" w:rsidRDefault="0006590A">
            <w:pPr>
              <w:keepNext w:val="0"/>
              <w:autoSpaceDE w:val="0"/>
              <w:autoSpaceDN w:val="0"/>
              <w:adjustRightInd w:val="0"/>
              <w:spacing w:line="240" w:lineRule="auto"/>
              <w:jc w:val="center"/>
              <w:rPr>
                <w:sz w:val="22"/>
                <w:szCs w:val="22"/>
              </w:rPr>
            </w:pPr>
            <w:r>
              <w:rPr>
                <w:sz w:val="22"/>
                <w:szCs w:val="22"/>
              </w:rPr>
              <w:t>1</w:t>
            </w:r>
          </w:p>
        </w:tc>
        <w:tc>
          <w:tcPr>
            <w:tcW w:w="1080" w:type="dxa"/>
            <w:vAlign w:val="center"/>
          </w:tcPr>
          <w:p w:rsidR="0006590A" w:rsidRDefault="0006590A">
            <w:pPr>
              <w:keepNext w:val="0"/>
              <w:autoSpaceDE w:val="0"/>
              <w:autoSpaceDN w:val="0"/>
              <w:adjustRightInd w:val="0"/>
              <w:spacing w:line="240" w:lineRule="auto"/>
              <w:jc w:val="center"/>
              <w:rPr>
                <w:sz w:val="22"/>
                <w:szCs w:val="22"/>
              </w:rPr>
            </w:pPr>
            <w:r>
              <w:rPr>
                <w:sz w:val="22"/>
                <w:szCs w:val="22"/>
              </w:rPr>
              <w:t>10 min</w:t>
            </w:r>
          </w:p>
        </w:tc>
        <w:tc>
          <w:tcPr>
            <w:tcW w:w="3240" w:type="dxa"/>
          </w:tcPr>
          <w:p w:rsidR="0006590A" w:rsidRDefault="0006590A">
            <w:pPr>
              <w:keepNext w:val="0"/>
              <w:autoSpaceDE w:val="0"/>
              <w:autoSpaceDN w:val="0"/>
              <w:adjustRightInd w:val="0"/>
              <w:spacing w:line="240" w:lineRule="auto"/>
              <w:jc w:val="left"/>
              <w:rPr>
                <w:sz w:val="22"/>
                <w:szCs w:val="22"/>
              </w:rPr>
            </w:pPr>
            <w:r>
              <w:rPr>
                <w:sz w:val="22"/>
                <w:szCs w:val="22"/>
              </w:rPr>
              <w:t>Zahájení hodiny</w:t>
            </w:r>
          </w:p>
          <w:p w:rsidR="0006590A" w:rsidRDefault="0006590A">
            <w:pPr>
              <w:keepNext w:val="0"/>
              <w:autoSpaceDE w:val="0"/>
              <w:autoSpaceDN w:val="0"/>
              <w:adjustRightInd w:val="0"/>
              <w:spacing w:line="240" w:lineRule="auto"/>
              <w:jc w:val="left"/>
              <w:rPr>
                <w:sz w:val="22"/>
                <w:szCs w:val="22"/>
              </w:rPr>
            </w:pPr>
            <w:r>
              <w:rPr>
                <w:sz w:val="22"/>
                <w:szCs w:val="22"/>
              </w:rPr>
              <w:t>Zápis do třídní knihy, kontrola přítomnosti</w:t>
            </w:r>
          </w:p>
          <w:p w:rsidR="0006590A" w:rsidRDefault="0006590A">
            <w:pPr>
              <w:keepNext w:val="0"/>
              <w:autoSpaceDE w:val="0"/>
              <w:autoSpaceDN w:val="0"/>
              <w:adjustRightInd w:val="0"/>
              <w:spacing w:line="240" w:lineRule="auto"/>
              <w:jc w:val="left"/>
              <w:rPr>
                <w:sz w:val="22"/>
                <w:szCs w:val="22"/>
              </w:rPr>
            </w:pPr>
            <w:r>
              <w:rPr>
                <w:sz w:val="22"/>
                <w:szCs w:val="22"/>
              </w:rPr>
              <w:t>Zápis tématu na tabuli, datum</w:t>
            </w:r>
          </w:p>
        </w:tc>
        <w:tc>
          <w:tcPr>
            <w:tcW w:w="4320" w:type="dxa"/>
          </w:tcPr>
          <w:p w:rsidR="0006590A" w:rsidRDefault="0006590A">
            <w:pPr>
              <w:keepNext w:val="0"/>
              <w:autoSpaceDE w:val="0"/>
              <w:autoSpaceDN w:val="0"/>
              <w:adjustRightInd w:val="0"/>
              <w:spacing w:line="240" w:lineRule="auto"/>
              <w:jc w:val="left"/>
              <w:rPr>
                <w:sz w:val="22"/>
                <w:szCs w:val="22"/>
              </w:rPr>
            </w:pPr>
            <w:r>
              <w:rPr>
                <w:sz w:val="22"/>
                <w:szCs w:val="22"/>
              </w:rPr>
              <w:t>Pozdrav</w:t>
            </w:r>
          </w:p>
          <w:p w:rsidR="0006590A" w:rsidRDefault="0006590A">
            <w:pPr>
              <w:keepNext w:val="0"/>
              <w:autoSpaceDE w:val="0"/>
              <w:autoSpaceDN w:val="0"/>
              <w:adjustRightInd w:val="0"/>
              <w:spacing w:line="240" w:lineRule="auto"/>
              <w:jc w:val="left"/>
              <w:rPr>
                <w:sz w:val="22"/>
                <w:szCs w:val="22"/>
              </w:rPr>
            </w:pPr>
            <w:r>
              <w:rPr>
                <w:sz w:val="22"/>
                <w:szCs w:val="22"/>
              </w:rPr>
              <w:t>Zápis do třídní knihy</w:t>
            </w:r>
          </w:p>
          <w:p w:rsidR="0006590A" w:rsidRDefault="0006590A">
            <w:pPr>
              <w:keepNext w:val="0"/>
              <w:autoSpaceDE w:val="0"/>
              <w:autoSpaceDN w:val="0"/>
              <w:adjustRightInd w:val="0"/>
              <w:spacing w:line="240" w:lineRule="auto"/>
              <w:jc w:val="left"/>
              <w:rPr>
                <w:sz w:val="22"/>
                <w:szCs w:val="22"/>
              </w:rPr>
            </w:pPr>
            <w:r>
              <w:rPr>
                <w:sz w:val="22"/>
                <w:szCs w:val="22"/>
              </w:rPr>
              <w:t>Krátké poučení, zapnutí PC systému na o</w:t>
            </w:r>
            <w:r>
              <w:rPr>
                <w:sz w:val="22"/>
                <w:szCs w:val="22"/>
              </w:rPr>
              <w:t>d</w:t>
            </w:r>
            <w:r>
              <w:rPr>
                <w:sz w:val="22"/>
                <w:szCs w:val="22"/>
              </w:rPr>
              <w:t>borné učebně</w:t>
            </w:r>
          </w:p>
        </w:tc>
        <w:tc>
          <w:tcPr>
            <w:tcW w:w="1980" w:type="dxa"/>
          </w:tcPr>
          <w:p w:rsidR="0006590A" w:rsidRDefault="0006590A">
            <w:pPr>
              <w:keepNext w:val="0"/>
              <w:autoSpaceDE w:val="0"/>
              <w:autoSpaceDN w:val="0"/>
              <w:adjustRightInd w:val="0"/>
              <w:spacing w:line="240" w:lineRule="auto"/>
              <w:jc w:val="left"/>
              <w:rPr>
                <w:sz w:val="22"/>
                <w:szCs w:val="22"/>
              </w:rPr>
            </w:pPr>
            <w:r>
              <w:rPr>
                <w:sz w:val="22"/>
                <w:szCs w:val="22"/>
              </w:rPr>
              <w:t>Nástup v lavicích na odborné učebně.</w:t>
            </w:r>
          </w:p>
          <w:p w:rsidR="0006590A" w:rsidRDefault="0006590A">
            <w:pPr>
              <w:keepNext w:val="0"/>
              <w:autoSpaceDE w:val="0"/>
              <w:autoSpaceDN w:val="0"/>
              <w:adjustRightInd w:val="0"/>
              <w:spacing w:line="240" w:lineRule="auto"/>
              <w:jc w:val="left"/>
              <w:rPr>
                <w:sz w:val="22"/>
                <w:szCs w:val="22"/>
              </w:rPr>
            </w:pPr>
            <w:r>
              <w:rPr>
                <w:sz w:val="22"/>
                <w:szCs w:val="22"/>
              </w:rPr>
              <w:t>Nepřítomnost, omluvy, zapnutí PC</w:t>
            </w:r>
          </w:p>
        </w:tc>
        <w:tc>
          <w:tcPr>
            <w:tcW w:w="1260" w:type="dxa"/>
          </w:tcPr>
          <w:p w:rsidR="0006590A" w:rsidRDefault="0006590A">
            <w:pPr>
              <w:keepNext w:val="0"/>
              <w:autoSpaceDE w:val="0"/>
              <w:autoSpaceDN w:val="0"/>
              <w:adjustRightInd w:val="0"/>
              <w:spacing w:line="240" w:lineRule="auto"/>
              <w:jc w:val="left"/>
              <w:rPr>
                <w:sz w:val="22"/>
                <w:szCs w:val="22"/>
              </w:rPr>
            </w:pPr>
            <w:r>
              <w:rPr>
                <w:sz w:val="22"/>
                <w:szCs w:val="22"/>
              </w:rPr>
              <w:t>učebna PC</w:t>
            </w:r>
          </w:p>
          <w:p w:rsidR="0006590A" w:rsidRDefault="0006590A">
            <w:pPr>
              <w:keepNext w:val="0"/>
              <w:autoSpaceDE w:val="0"/>
              <w:autoSpaceDN w:val="0"/>
              <w:adjustRightInd w:val="0"/>
              <w:spacing w:line="240" w:lineRule="auto"/>
              <w:jc w:val="left"/>
              <w:rPr>
                <w:sz w:val="22"/>
                <w:szCs w:val="22"/>
              </w:rPr>
            </w:pPr>
            <w:r>
              <w:rPr>
                <w:sz w:val="22"/>
                <w:szCs w:val="22"/>
              </w:rPr>
              <w:t>PC sest</w:t>
            </w:r>
            <w:r>
              <w:rPr>
                <w:sz w:val="22"/>
                <w:szCs w:val="22"/>
              </w:rPr>
              <w:t>a</w:t>
            </w:r>
            <w:r>
              <w:rPr>
                <w:sz w:val="22"/>
                <w:szCs w:val="22"/>
              </w:rPr>
              <w:t>vy</w:t>
            </w:r>
          </w:p>
        </w:tc>
        <w:tc>
          <w:tcPr>
            <w:tcW w:w="720" w:type="dxa"/>
          </w:tcPr>
          <w:p w:rsidR="0006590A" w:rsidRDefault="0006590A">
            <w:pPr>
              <w:keepNext w:val="0"/>
              <w:autoSpaceDE w:val="0"/>
              <w:autoSpaceDN w:val="0"/>
              <w:adjustRightInd w:val="0"/>
              <w:spacing w:line="240" w:lineRule="auto"/>
              <w:jc w:val="left"/>
              <w:rPr>
                <w:sz w:val="22"/>
                <w:szCs w:val="22"/>
              </w:rPr>
            </w:pPr>
            <w:r>
              <w:rPr>
                <w:sz w:val="22"/>
                <w:szCs w:val="22"/>
              </w:rPr>
              <w:t>uče</w:t>
            </w:r>
            <w:r>
              <w:rPr>
                <w:sz w:val="22"/>
                <w:szCs w:val="22"/>
              </w:rPr>
              <w:t>b</w:t>
            </w:r>
            <w:r>
              <w:rPr>
                <w:sz w:val="22"/>
                <w:szCs w:val="22"/>
              </w:rPr>
              <w:t>nice</w:t>
            </w:r>
          </w:p>
        </w:tc>
        <w:tc>
          <w:tcPr>
            <w:tcW w:w="1281" w:type="dxa"/>
          </w:tcPr>
          <w:p w:rsidR="0006590A" w:rsidRDefault="0006590A">
            <w:pPr>
              <w:keepNext w:val="0"/>
              <w:autoSpaceDE w:val="0"/>
              <w:autoSpaceDN w:val="0"/>
              <w:adjustRightInd w:val="0"/>
              <w:spacing w:line="240" w:lineRule="auto"/>
              <w:jc w:val="left"/>
              <w:rPr>
                <w:sz w:val="22"/>
                <w:szCs w:val="22"/>
              </w:rPr>
            </w:pPr>
            <w:r>
              <w:rPr>
                <w:sz w:val="22"/>
                <w:szCs w:val="22"/>
              </w:rPr>
              <w:t xml:space="preserve">Třídní </w:t>
            </w:r>
          </w:p>
          <w:p w:rsidR="0006590A" w:rsidRDefault="0006590A">
            <w:pPr>
              <w:keepNext w:val="0"/>
              <w:autoSpaceDE w:val="0"/>
              <w:autoSpaceDN w:val="0"/>
              <w:adjustRightInd w:val="0"/>
              <w:spacing w:line="240" w:lineRule="auto"/>
              <w:jc w:val="left"/>
              <w:rPr>
                <w:sz w:val="22"/>
                <w:szCs w:val="22"/>
              </w:rPr>
            </w:pPr>
            <w:r>
              <w:rPr>
                <w:sz w:val="22"/>
                <w:szCs w:val="22"/>
              </w:rPr>
              <w:t>kn</w:t>
            </w:r>
            <w:r>
              <w:rPr>
                <w:sz w:val="22"/>
                <w:szCs w:val="22"/>
              </w:rPr>
              <w:t>i</w:t>
            </w:r>
            <w:r>
              <w:rPr>
                <w:sz w:val="22"/>
                <w:szCs w:val="22"/>
              </w:rPr>
              <w:t>ha</w:t>
            </w:r>
          </w:p>
        </w:tc>
      </w:tr>
      <w:tr w:rsidR="0006590A">
        <w:trPr>
          <w:cantSplit/>
        </w:trPr>
        <w:tc>
          <w:tcPr>
            <w:tcW w:w="828" w:type="dxa"/>
            <w:vMerge/>
            <w:vAlign w:val="center"/>
          </w:tcPr>
          <w:p w:rsidR="0006590A" w:rsidRDefault="0006590A">
            <w:pPr>
              <w:keepNext w:val="0"/>
              <w:autoSpaceDE w:val="0"/>
              <w:autoSpaceDN w:val="0"/>
              <w:adjustRightInd w:val="0"/>
              <w:spacing w:line="240" w:lineRule="auto"/>
              <w:jc w:val="center"/>
              <w:rPr>
                <w:sz w:val="22"/>
                <w:szCs w:val="22"/>
              </w:rPr>
            </w:pPr>
          </w:p>
        </w:tc>
        <w:tc>
          <w:tcPr>
            <w:tcW w:w="1080" w:type="dxa"/>
            <w:vAlign w:val="center"/>
          </w:tcPr>
          <w:p w:rsidR="0006590A" w:rsidRDefault="0006590A">
            <w:pPr>
              <w:keepNext w:val="0"/>
              <w:autoSpaceDE w:val="0"/>
              <w:autoSpaceDN w:val="0"/>
              <w:adjustRightInd w:val="0"/>
              <w:spacing w:line="240" w:lineRule="auto"/>
              <w:jc w:val="center"/>
              <w:rPr>
                <w:sz w:val="22"/>
                <w:szCs w:val="22"/>
              </w:rPr>
            </w:pPr>
            <w:r>
              <w:rPr>
                <w:sz w:val="22"/>
                <w:szCs w:val="22"/>
              </w:rPr>
              <w:t>10 min</w:t>
            </w:r>
          </w:p>
        </w:tc>
        <w:tc>
          <w:tcPr>
            <w:tcW w:w="3240" w:type="dxa"/>
          </w:tcPr>
          <w:p w:rsidR="0006590A" w:rsidRDefault="0006590A">
            <w:pPr>
              <w:keepNext w:val="0"/>
              <w:autoSpaceDE w:val="0"/>
              <w:autoSpaceDN w:val="0"/>
              <w:adjustRightInd w:val="0"/>
              <w:spacing w:line="240" w:lineRule="auto"/>
              <w:jc w:val="left"/>
              <w:rPr>
                <w:sz w:val="22"/>
                <w:szCs w:val="22"/>
              </w:rPr>
            </w:pPr>
            <w:r>
              <w:rPr>
                <w:sz w:val="22"/>
                <w:szCs w:val="22"/>
              </w:rPr>
              <w:t>Zadání samostatného projektu</w:t>
            </w:r>
          </w:p>
          <w:p w:rsidR="0006590A" w:rsidRDefault="0006590A">
            <w:pPr>
              <w:keepNext w:val="0"/>
              <w:autoSpaceDE w:val="0"/>
              <w:autoSpaceDN w:val="0"/>
              <w:adjustRightInd w:val="0"/>
              <w:spacing w:line="240" w:lineRule="auto"/>
              <w:jc w:val="left"/>
              <w:rPr>
                <w:sz w:val="22"/>
                <w:szCs w:val="22"/>
              </w:rPr>
            </w:pPr>
            <w:r>
              <w:rPr>
                <w:sz w:val="22"/>
                <w:szCs w:val="22"/>
              </w:rPr>
              <w:t>(vysvětlení úkolů a c</w:t>
            </w:r>
            <w:r>
              <w:rPr>
                <w:sz w:val="22"/>
                <w:szCs w:val="22"/>
              </w:rPr>
              <w:t>í</w:t>
            </w:r>
            <w:r>
              <w:rPr>
                <w:sz w:val="22"/>
                <w:szCs w:val="22"/>
              </w:rPr>
              <w:t>lů).Promítnutí předloh.</w:t>
            </w:r>
          </w:p>
        </w:tc>
        <w:tc>
          <w:tcPr>
            <w:tcW w:w="4320" w:type="dxa"/>
          </w:tcPr>
          <w:p w:rsidR="0006590A" w:rsidRDefault="0006590A">
            <w:pPr>
              <w:keepNext w:val="0"/>
              <w:autoSpaceDE w:val="0"/>
              <w:autoSpaceDN w:val="0"/>
              <w:adjustRightInd w:val="0"/>
              <w:spacing w:line="240" w:lineRule="auto"/>
              <w:jc w:val="left"/>
              <w:rPr>
                <w:sz w:val="22"/>
                <w:szCs w:val="22"/>
              </w:rPr>
            </w:pPr>
            <w:r>
              <w:rPr>
                <w:sz w:val="22"/>
                <w:szCs w:val="22"/>
              </w:rPr>
              <w:t>Rozdání vytištěného zadání žákům.Promítnutí předloh dataprojektorem.</w:t>
            </w:r>
          </w:p>
        </w:tc>
        <w:tc>
          <w:tcPr>
            <w:tcW w:w="1980" w:type="dxa"/>
          </w:tcPr>
          <w:p w:rsidR="0006590A" w:rsidRDefault="0006590A">
            <w:pPr>
              <w:keepNext w:val="0"/>
              <w:autoSpaceDE w:val="0"/>
              <w:autoSpaceDN w:val="0"/>
              <w:adjustRightInd w:val="0"/>
              <w:spacing w:line="240" w:lineRule="auto"/>
              <w:jc w:val="left"/>
              <w:rPr>
                <w:sz w:val="22"/>
                <w:szCs w:val="22"/>
              </w:rPr>
            </w:pPr>
            <w:r>
              <w:rPr>
                <w:sz w:val="22"/>
                <w:szCs w:val="22"/>
              </w:rPr>
              <w:t>Krátké poznámky, pozorování.</w:t>
            </w:r>
          </w:p>
        </w:tc>
        <w:tc>
          <w:tcPr>
            <w:tcW w:w="1260" w:type="dxa"/>
          </w:tcPr>
          <w:p w:rsidR="0006590A" w:rsidRDefault="0006590A">
            <w:pPr>
              <w:keepNext w:val="0"/>
              <w:autoSpaceDE w:val="0"/>
              <w:autoSpaceDN w:val="0"/>
              <w:adjustRightInd w:val="0"/>
              <w:spacing w:line="240" w:lineRule="auto"/>
              <w:jc w:val="left"/>
              <w:rPr>
                <w:sz w:val="22"/>
                <w:szCs w:val="22"/>
              </w:rPr>
            </w:pPr>
            <w:r>
              <w:rPr>
                <w:sz w:val="22"/>
                <w:szCs w:val="22"/>
              </w:rPr>
              <w:t>PC sest</w:t>
            </w:r>
            <w:r>
              <w:rPr>
                <w:sz w:val="22"/>
                <w:szCs w:val="22"/>
              </w:rPr>
              <w:t>a</w:t>
            </w:r>
            <w:r>
              <w:rPr>
                <w:sz w:val="22"/>
                <w:szCs w:val="22"/>
              </w:rPr>
              <w:t>va s HW</w:t>
            </w:r>
          </w:p>
        </w:tc>
        <w:tc>
          <w:tcPr>
            <w:tcW w:w="720" w:type="dxa"/>
          </w:tcPr>
          <w:p w:rsidR="0006590A" w:rsidRDefault="0006590A">
            <w:pPr>
              <w:keepNext w:val="0"/>
              <w:autoSpaceDE w:val="0"/>
              <w:autoSpaceDN w:val="0"/>
              <w:adjustRightInd w:val="0"/>
              <w:spacing w:line="240" w:lineRule="auto"/>
              <w:jc w:val="left"/>
              <w:rPr>
                <w:sz w:val="22"/>
                <w:szCs w:val="22"/>
              </w:rPr>
            </w:pPr>
            <w:r>
              <w:rPr>
                <w:sz w:val="22"/>
                <w:szCs w:val="22"/>
              </w:rPr>
              <w:t>test</w:t>
            </w:r>
          </w:p>
        </w:tc>
        <w:tc>
          <w:tcPr>
            <w:tcW w:w="1281" w:type="dxa"/>
          </w:tcPr>
          <w:p w:rsidR="0006590A" w:rsidRDefault="0006590A">
            <w:pPr>
              <w:keepNext w:val="0"/>
              <w:autoSpaceDE w:val="0"/>
              <w:autoSpaceDN w:val="0"/>
              <w:adjustRightInd w:val="0"/>
              <w:spacing w:line="240" w:lineRule="auto"/>
              <w:jc w:val="left"/>
              <w:rPr>
                <w:sz w:val="22"/>
                <w:szCs w:val="22"/>
              </w:rPr>
            </w:pPr>
            <w:r>
              <w:rPr>
                <w:sz w:val="22"/>
                <w:szCs w:val="22"/>
              </w:rPr>
              <w:t>Vyhodno-c</w:t>
            </w:r>
            <w:r>
              <w:rPr>
                <w:sz w:val="22"/>
                <w:szCs w:val="22"/>
              </w:rPr>
              <w:t>e</w:t>
            </w:r>
            <w:r>
              <w:rPr>
                <w:sz w:val="22"/>
                <w:szCs w:val="22"/>
              </w:rPr>
              <w:t>ní testu na příští hodinu</w:t>
            </w:r>
          </w:p>
        </w:tc>
      </w:tr>
      <w:tr w:rsidR="0006590A">
        <w:tc>
          <w:tcPr>
            <w:tcW w:w="828" w:type="dxa"/>
            <w:tcBorders>
              <w:bottom w:val="single" w:sz="4" w:space="0" w:color="auto"/>
            </w:tcBorders>
            <w:vAlign w:val="center"/>
          </w:tcPr>
          <w:p w:rsidR="0006590A" w:rsidRDefault="0006590A">
            <w:pPr>
              <w:keepNext w:val="0"/>
              <w:autoSpaceDE w:val="0"/>
              <w:autoSpaceDN w:val="0"/>
              <w:adjustRightInd w:val="0"/>
              <w:spacing w:line="240" w:lineRule="auto"/>
              <w:jc w:val="center"/>
              <w:rPr>
                <w:sz w:val="22"/>
                <w:szCs w:val="22"/>
              </w:rPr>
            </w:pPr>
            <w:r>
              <w:rPr>
                <w:sz w:val="22"/>
                <w:szCs w:val="22"/>
              </w:rPr>
              <w:t>2</w:t>
            </w:r>
          </w:p>
        </w:tc>
        <w:tc>
          <w:tcPr>
            <w:tcW w:w="1080" w:type="dxa"/>
            <w:tcBorders>
              <w:bottom w:val="single" w:sz="4" w:space="0" w:color="auto"/>
            </w:tcBorders>
            <w:vAlign w:val="center"/>
          </w:tcPr>
          <w:p w:rsidR="0006590A" w:rsidRDefault="0006590A">
            <w:pPr>
              <w:keepNext w:val="0"/>
              <w:autoSpaceDE w:val="0"/>
              <w:autoSpaceDN w:val="0"/>
              <w:adjustRightInd w:val="0"/>
              <w:spacing w:line="240" w:lineRule="auto"/>
              <w:jc w:val="center"/>
              <w:rPr>
                <w:sz w:val="22"/>
                <w:szCs w:val="22"/>
              </w:rPr>
            </w:pPr>
            <w:r>
              <w:rPr>
                <w:sz w:val="22"/>
                <w:szCs w:val="22"/>
              </w:rPr>
              <w:t>25 min</w:t>
            </w:r>
          </w:p>
        </w:tc>
        <w:tc>
          <w:tcPr>
            <w:tcW w:w="3240" w:type="dxa"/>
            <w:tcBorders>
              <w:bottom w:val="single" w:sz="4" w:space="0" w:color="auto"/>
            </w:tcBorders>
          </w:tcPr>
          <w:p w:rsidR="0006590A" w:rsidRDefault="0006590A">
            <w:pPr>
              <w:keepNext w:val="0"/>
              <w:autoSpaceDE w:val="0"/>
              <w:autoSpaceDN w:val="0"/>
              <w:adjustRightInd w:val="0"/>
              <w:spacing w:line="240" w:lineRule="auto"/>
              <w:jc w:val="left"/>
              <w:rPr>
                <w:sz w:val="22"/>
                <w:szCs w:val="22"/>
              </w:rPr>
            </w:pPr>
            <w:r>
              <w:rPr>
                <w:sz w:val="22"/>
                <w:szCs w:val="22"/>
              </w:rPr>
              <w:t>Zpracovávání samostatného pr</w:t>
            </w:r>
            <w:r>
              <w:rPr>
                <w:sz w:val="22"/>
                <w:szCs w:val="22"/>
              </w:rPr>
              <w:t>o</w:t>
            </w:r>
            <w:r>
              <w:rPr>
                <w:sz w:val="22"/>
                <w:szCs w:val="22"/>
              </w:rPr>
              <w:t>jektu IV.-1.část</w:t>
            </w:r>
          </w:p>
        </w:tc>
        <w:tc>
          <w:tcPr>
            <w:tcW w:w="4320" w:type="dxa"/>
            <w:tcBorders>
              <w:bottom w:val="single" w:sz="4" w:space="0" w:color="auto"/>
            </w:tcBorders>
          </w:tcPr>
          <w:p w:rsidR="0006590A" w:rsidRDefault="0006590A">
            <w:pPr>
              <w:keepNext w:val="0"/>
              <w:autoSpaceDE w:val="0"/>
              <w:autoSpaceDN w:val="0"/>
              <w:adjustRightInd w:val="0"/>
              <w:spacing w:line="240" w:lineRule="auto"/>
              <w:jc w:val="left"/>
              <w:rPr>
                <w:sz w:val="22"/>
                <w:szCs w:val="22"/>
              </w:rPr>
            </w:pPr>
            <w:r>
              <w:rPr>
                <w:sz w:val="22"/>
                <w:szCs w:val="22"/>
              </w:rPr>
              <w:t>Zopakování úkolu při případných dot</w:t>
            </w:r>
            <w:r>
              <w:rPr>
                <w:sz w:val="22"/>
                <w:szCs w:val="22"/>
              </w:rPr>
              <w:t>a</w:t>
            </w:r>
            <w:r>
              <w:rPr>
                <w:sz w:val="22"/>
                <w:szCs w:val="22"/>
              </w:rPr>
              <w:t>zech,Technická podpora při korekci PC sy</w:t>
            </w:r>
            <w:r>
              <w:rPr>
                <w:sz w:val="22"/>
                <w:szCs w:val="22"/>
              </w:rPr>
              <w:t>s</w:t>
            </w:r>
            <w:r>
              <w:rPr>
                <w:sz w:val="22"/>
                <w:szCs w:val="22"/>
              </w:rPr>
              <w:t xml:space="preserve">tému učebny, průběžné odstraňování závad na konfiguraci PC a systému intranetu školy. </w:t>
            </w:r>
          </w:p>
        </w:tc>
        <w:tc>
          <w:tcPr>
            <w:tcW w:w="1980" w:type="dxa"/>
            <w:tcBorders>
              <w:bottom w:val="single" w:sz="4" w:space="0" w:color="auto"/>
            </w:tcBorders>
          </w:tcPr>
          <w:p w:rsidR="0006590A" w:rsidRDefault="0006590A">
            <w:pPr>
              <w:keepNext w:val="0"/>
              <w:autoSpaceDE w:val="0"/>
              <w:autoSpaceDN w:val="0"/>
              <w:adjustRightInd w:val="0"/>
              <w:spacing w:line="240" w:lineRule="auto"/>
              <w:jc w:val="left"/>
              <w:rPr>
                <w:sz w:val="22"/>
                <w:szCs w:val="22"/>
              </w:rPr>
            </w:pPr>
            <w:r>
              <w:rPr>
                <w:sz w:val="22"/>
                <w:szCs w:val="22"/>
              </w:rPr>
              <w:t>Pozorné čtení z</w:t>
            </w:r>
            <w:r>
              <w:rPr>
                <w:sz w:val="22"/>
                <w:szCs w:val="22"/>
              </w:rPr>
              <w:t>a</w:t>
            </w:r>
            <w:r>
              <w:rPr>
                <w:sz w:val="22"/>
                <w:szCs w:val="22"/>
              </w:rPr>
              <w:t>dání SP IV.Zpracovávání snímků prezentace č.1,2,3</w:t>
            </w:r>
          </w:p>
        </w:tc>
        <w:tc>
          <w:tcPr>
            <w:tcW w:w="1260" w:type="dxa"/>
            <w:tcBorders>
              <w:bottom w:val="single" w:sz="4" w:space="0" w:color="auto"/>
            </w:tcBorders>
          </w:tcPr>
          <w:p w:rsidR="0006590A" w:rsidRDefault="0006590A">
            <w:pPr>
              <w:keepNext w:val="0"/>
              <w:autoSpaceDE w:val="0"/>
              <w:autoSpaceDN w:val="0"/>
              <w:adjustRightInd w:val="0"/>
              <w:spacing w:line="240" w:lineRule="auto"/>
              <w:jc w:val="left"/>
              <w:rPr>
                <w:sz w:val="22"/>
                <w:szCs w:val="22"/>
              </w:rPr>
            </w:pPr>
            <w:r>
              <w:rPr>
                <w:sz w:val="22"/>
                <w:szCs w:val="22"/>
              </w:rPr>
              <w:t>PC sestavy</w:t>
            </w:r>
          </w:p>
        </w:tc>
        <w:tc>
          <w:tcPr>
            <w:tcW w:w="720" w:type="dxa"/>
            <w:tcBorders>
              <w:bottom w:val="single" w:sz="4" w:space="0" w:color="auto"/>
            </w:tcBorders>
          </w:tcPr>
          <w:p w:rsidR="0006590A" w:rsidRDefault="0006590A">
            <w:pPr>
              <w:keepNext w:val="0"/>
              <w:autoSpaceDE w:val="0"/>
              <w:autoSpaceDN w:val="0"/>
              <w:adjustRightInd w:val="0"/>
              <w:spacing w:line="240" w:lineRule="auto"/>
              <w:jc w:val="left"/>
              <w:rPr>
                <w:sz w:val="22"/>
                <w:szCs w:val="22"/>
              </w:rPr>
            </w:pPr>
            <w:r>
              <w:rPr>
                <w:sz w:val="22"/>
                <w:szCs w:val="22"/>
              </w:rPr>
              <w:t>uče</w:t>
            </w:r>
            <w:r>
              <w:rPr>
                <w:sz w:val="22"/>
                <w:szCs w:val="22"/>
              </w:rPr>
              <w:t>b</w:t>
            </w:r>
            <w:r>
              <w:rPr>
                <w:sz w:val="22"/>
                <w:szCs w:val="22"/>
              </w:rPr>
              <w:t>n</w:t>
            </w:r>
            <w:r>
              <w:rPr>
                <w:sz w:val="22"/>
                <w:szCs w:val="22"/>
              </w:rPr>
              <w:t>i</w:t>
            </w:r>
            <w:r>
              <w:rPr>
                <w:sz w:val="22"/>
                <w:szCs w:val="22"/>
              </w:rPr>
              <w:t>ce,předl</w:t>
            </w:r>
            <w:r>
              <w:rPr>
                <w:sz w:val="22"/>
                <w:szCs w:val="22"/>
              </w:rPr>
              <w:t>o</w:t>
            </w:r>
            <w:r>
              <w:rPr>
                <w:sz w:val="22"/>
                <w:szCs w:val="22"/>
              </w:rPr>
              <w:t>ha</w:t>
            </w:r>
          </w:p>
        </w:tc>
        <w:tc>
          <w:tcPr>
            <w:tcW w:w="1281" w:type="dxa"/>
            <w:tcBorders>
              <w:bottom w:val="single" w:sz="4" w:space="0" w:color="auto"/>
            </w:tcBorders>
          </w:tcPr>
          <w:p w:rsidR="0006590A" w:rsidRDefault="0006590A">
            <w:pPr>
              <w:keepNext w:val="0"/>
              <w:autoSpaceDE w:val="0"/>
              <w:autoSpaceDN w:val="0"/>
              <w:adjustRightInd w:val="0"/>
              <w:spacing w:line="240" w:lineRule="auto"/>
              <w:jc w:val="left"/>
              <w:rPr>
                <w:sz w:val="22"/>
                <w:szCs w:val="22"/>
              </w:rPr>
            </w:pPr>
          </w:p>
        </w:tc>
      </w:tr>
      <w:tr w:rsidR="0006590A">
        <w:tc>
          <w:tcPr>
            <w:tcW w:w="828" w:type="dxa"/>
            <w:shd w:val="clear" w:color="auto" w:fill="CCFFFF"/>
            <w:vAlign w:val="center"/>
          </w:tcPr>
          <w:p w:rsidR="0006590A" w:rsidRDefault="0006590A">
            <w:pPr>
              <w:keepNext w:val="0"/>
              <w:autoSpaceDE w:val="0"/>
              <w:autoSpaceDN w:val="0"/>
              <w:adjustRightInd w:val="0"/>
              <w:spacing w:line="240" w:lineRule="auto"/>
              <w:jc w:val="center"/>
              <w:rPr>
                <w:sz w:val="22"/>
                <w:szCs w:val="22"/>
              </w:rPr>
            </w:pPr>
          </w:p>
        </w:tc>
        <w:tc>
          <w:tcPr>
            <w:tcW w:w="1080" w:type="dxa"/>
            <w:shd w:val="clear" w:color="auto" w:fill="CCFFFF"/>
            <w:vAlign w:val="center"/>
          </w:tcPr>
          <w:p w:rsidR="0006590A" w:rsidRDefault="0006590A">
            <w:pPr>
              <w:keepNext w:val="0"/>
              <w:autoSpaceDE w:val="0"/>
              <w:autoSpaceDN w:val="0"/>
              <w:adjustRightInd w:val="0"/>
              <w:spacing w:line="240" w:lineRule="auto"/>
              <w:jc w:val="center"/>
              <w:rPr>
                <w:sz w:val="22"/>
                <w:szCs w:val="22"/>
              </w:rPr>
            </w:pPr>
            <w:r>
              <w:rPr>
                <w:sz w:val="22"/>
                <w:szCs w:val="22"/>
              </w:rPr>
              <w:t>5 min</w:t>
            </w:r>
          </w:p>
        </w:tc>
        <w:tc>
          <w:tcPr>
            <w:tcW w:w="3240" w:type="dxa"/>
            <w:shd w:val="clear" w:color="auto" w:fill="CCFFFF"/>
          </w:tcPr>
          <w:p w:rsidR="0006590A" w:rsidRDefault="0006590A">
            <w:pPr>
              <w:keepNext w:val="0"/>
              <w:autoSpaceDE w:val="0"/>
              <w:autoSpaceDN w:val="0"/>
              <w:adjustRightInd w:val="0"/>
              <w:spacing w:line="240" w:lineRule="auto"/>
              <w:jc w:val="left"/>
              <w:rPr>
                <w:sz w:val="22"/>
                <w:szCs w:val="22"/>
              </w:rPr>
            </w:pPr>
            <w:r>
              <w:rPr>
                <w:sz w:val="22"/>
                <w:szCs w:val="22"/>
              </w:rPr>
              <w:t>Individuální přestávka</w:t>
            </w:r>
          </w:p>
        </w:tc>
        <w:tc>
          <w:tcPr>
            <w:tcW w:w="4320" w:type="dxa"/>
            <w:shd w:val="clear" w:color="auto" w:fill="CCFFFF"/>
          </w:tcPr>
          <w:p w:rsidR="0006590A" w:rsidRDefault="0006590A">
            <w:pPr>
              <w:keepNext w:val="0"/>
              <w:autoSpaceDE w:val="0"/>
              <w:autoSpaceDN w:val="0"/>
              <w:adjustRightInd w:val="0"/>
              <w:spacing w:line="240" w:lineRule="auto"/>
              <w:jc w:val="left"/>
              <w:rPr>
                <w:sz w:val="22"/>
                <w:szCs w:val="22"/>
              </w:rPr>
            </w:pPr>
          </w:p>
        </w:tc>
        <w:tc>
          <w:tcPr>
            <w:tcW w:w="1980" w:type="dxa"/>
            <w:shd w:val="clear" w:color="auto" w:fill="CCFFFF"/>
          </w:tcPr>
          <w:p w:rsidR="0006590A" w:rsidRDefault="0006590A">
            <w:pPr>
              <w:keepNext w:val="0"/>
              <w:autoSpaceDE w:val="0"/>
              <w:autoSpaceDN w:val="0"/>
              <w:adjustRightInd w:val="0"/>
              <w:spacing w:line="240" w:lineRule="auto"/>
              <w:jc w:val="left"/>
              <w:rPr>
                <w:sz w:val="22"/>
                <w:szCs w:val="22"/>
              </w:rPr>
            </w:pPr>
            <w:r>
              <w:rPr>
                <w:sz w:val="22"/>
                <w:szCs w:val="22"/>
              </w:rPr>
              <w:t>služba třídy</w:t>
            </w:r>
          </w:p>
        </w:tc>
        <w:tc>
          <w:tcPr>
            <w:tcW w:w="1260" w:type="dxa"/>
            <w:shd w:val="clear" w:color="auto" w:fill="CCFFFF"/>
          </w:tcPr>
          <w:p w:rsidR="0006590A" w:rsidRDefault="0006590A">
            <w:pPr>
              <w:keepNext w:val="0"/>
              <w:autoSpaceDE w:val="0"/>
              <w:autoSpaceDN w:val="0"/>
              <w:adjustRightInd w:val="0"/>
              <w:spacing w:line="240" w:lineRule="auto"/>
              <w:jc w:val="left"/>
              <w:rPr>
                <w:sz w:val="22"/>
                <w:szCs w:val="22"/>
              </w:rPr>
            </w:pPr>
          </w:p>
        </w:tc>
        <w:tc>
          <w:tcPr>
            <w:tcW w:w="720" w:type="dxa"/>
            <w:shd w:val="clear" w:color="auto" w:fill="CCFFFF"/>
          </w:tcPr>
          <w:p w:rsidR="0006590A" w:rsidRDefault="0006590A">
            <w:pPr>
              <w:keepNext w:val="0"/>
              <w:autoSpaceDE w:val="0"/>
              <w:autoSpaceDN w:val="0"/>
              <w:adjustRightInd w:val="0"/>
              <w:spacing w:line="240" w:lineRule="auto"/>
              <w:jc w:val="left"/>
              <w:rPr>
                <w:sz w:val="22"/>
                <w:szCs w:val="22"/>
              </w:rPr>
            </w:pPr>
          </w:p>
        </w:tc>
        <w:tc>
          <w:tcPr>
            <w:tcW w:w="1281" w:type="dxa"/>
            <w:shd w:val="clear" w:color="auto" w:fill="CCFFFF"/>
          </w:tcPr>
          <w:p w:rsidR="0006590A" w:rsidRDefault="0006590A">
            <w:pPr>
              <w:keepNext w:val="0"/>
              <w:autoSpaceDE w:val="0"/>
              <w:autoSpaceDN w:val="0"/>
              <w:adjustRightInd w:val="0"/>
              <w:spacing w:line="240" w:lineRule="auto"/>
              <w:jc w:val="left"/>
              <w:rPr>
                <w:sz w:val="22"/>
                <w:szCs w:val="22"/>
              </w:rPr>
            </w:pPr>
          </w:p>
        </w:tc>
      </w:tr>
      <w:tr w:rsidR="0006590A">
        <w:tc>
          <w:tcPr>
            <w:tcW w:w="828" w:type="dxa"/>
            <w:vAlign w:val="center"/>
          </w:tcPr>
          <w:p w:rsidR="0006590A" w:rsidRDefault="0006590A">
            <w:pPr>
              <w:keepNext w:val="0"/>
              <w:autoSpaceDE w:val="0"/>
              <w:autoSpaceDN w:val="0"/>
              <w:adjustRightInd w:val="0"/>
              <w:spacing w:line="240" w:lineRule="auto"/>
              <w:jc w:val="center"/>
              <w:rPr>
                <w:sz w:val="22"/>
                <w:szCs w:val="22"/>
              </w:rPr>
            </w:pPr>
            <w:r>
              <w:rPr>
                <w:sz w:val="22"/>
                <w:szCs w:val="22"/>
              </w:rPr>
              <w:t>3</w:t>
            </w:r>
          </w:p>
        </w:tc>
        <w:tc>
          <w:tcPr>
            <w:tcW w:w="1080" w:type="dxa"/>
            <w:vAlign w:val="center"/>
          </w:tcPr>
          <w:p w:rsidR="0006590A" w:rsidRDefault="0006590A">
            <w:pPr>
              <w:keepNext w:val="0"/>
              <w:autoSpaceDE w:val="0"/>
              <w:autoSpaceDN w:val="0"/>
              <w:adjustRightInd w:val="0"/>
              <w:spacing w:line="240" w:lineRule="auto"/>
              <w:jc w:val="center"/>
              <w:rPr>
                <w:sz w:val="22"/>
                <w:szCs w:val="22"/>
              </w:rPr>
            </w:pPr>
            <w:r>
              <w:rPr>
                <w:sz w:val="22"/>
                <w:szCs w:val="22"/>
              </w:rPr>
              <w:t>20 min</w:t>
            </w:r>
          </w:p>
        </w:tc>
        <w:tc>
          <w:tcPr>
            <w:tcW w:w="3240" w:type="dxa"/>
          </w:tcPr>
          <w:p w:rsidR="0006590A" w:rsidRDefault="0006590A">
            <w:pPr>
              <w:keepNext w:val="0"/>
              <w:autoSpaceDE w:val="0"/>
              <w:autoSpaceDN w:val="0"/>
              <w:adjustRightInd w:val="0"/>
              <w:spacing w:line="240" w:lineRule="auto"/>
              <w:jc w:val="left"/>
              <w:rPr>
                <w:sz w:val="22"/>
                <w:szCs w:val="22"/>
              </w:rPr>
            </w:pPr>
            <w:r>
              <w:rPr>
                <w:sz w:val="22"/>
                <w:szCs w:val="22"/>
              </w:rPr>
              <w:t>Zpracovávání samostatného pr</w:t>
            </w:r>
            <w:r>
              <w:rPr>
                <w:sz w:val="22"/>
                <w:szCs w:val="22"/>
              </w:rPr>
              <w:t>o</w:t>
            </w:r>
            <w:r>
              <w:rPr>
                <w:sz w:val="22"/>
                <w:szCs w:val="22"/>
              </w:rPr>
              <w:t>jektu IV.-2.část</w:t>
            </w:r>
          </w:p>
        </w:tc>
        <w:tc>
          <w:tcPr>
            <w:tcW w:w="4320" w:type="dxa"/>
          </w:tcPr>
          <w:p w:rsidR="0006590A" w:rsidRDefault="0006590A">
            <w:pPr>
              <w:keepNext w:val="0"/>
              <w:autoSpaceDE w:val="0"/>
              <w:autoSpaceDN w:val="0"/>
              <w:adjustRightInd w:val="0"/>
              <w:spacing w:line="240" w:lineRule="auto"/>
              <w:jc w:val="left"/>
              <w:rPr>
                <w:sz w:val="22"/>
                <w:szCs w:val="22"/>
              </w:rPr>
            </w:pPr>
            <w:r>
              <w:rPr>
                <w:sz w:val="22"/>
                <w:szCs w:val="22"/>
              </w:rPr>
              <w:t>Výklad učitele se zdůrazněním důlež</w:t>
            </w:r>
            <w:r>
              <w:rPr>
                <w:sz w:val="22"/>
                <w:szCs w:val="22"/>
              </w:rPr>
              <w:t>i</w:t>
            </w:r>
            <w:r>
              <w:rPr>
                <w:sz w:val="22"/>
                <w:szCs w:val="22"/>
              </w:rPr>
              <w:t>tých bodů.</w:t>
            </w:r>
          </w:p>
          <w:p w:rsidR="0006590A" w:rsidRDefault="0006590A">
            <w:pPr>
              <w:keepNext w:val="0"/>
              <w:autoSpaceDE w:val="0"/>
              <w:autoSpaceDN w:val="0"/>
              <w:adjustRightInd w:val="0"/>
              <w:spacing w:line="240" w:lineRule="auto"/>
              <w:jc w:val="left"/>
              <w:rPr>
                <w:sz w:val="22"/>
                <w:szCs w:val="22"/>
              </w:rPr>
            </w:pPr>
            <w:r>
              <w:rPr>
                <w:sz w:val="22"/>
                <w:szCs w:val="22"/>
              </w:rPr>
              <w:t>Demonstrace názorných učebních pom</w:t>
            </w:r>
            <w:r>
              <w:rPr>
                <w:sz w:val="22"/>
                <w:szCs w:val="22"/>
              </w:rPr>
              <w:t>ů</w:t>
            </w:r>
            <w:r>
              <w:rPr>
                <w:sz w:val="22"/>
                <w:szCs w:val="22"/>
              </w:rPr>
              <w:t>cek-nosičů-fólie na zpětném proje</w:t>
            </w:r>
            <w:r>
              <w:rPr>
                <w:sz w:val="22"/>
                <w:szCs w:val="22"/>
              </w:rPr>
              <w:t>k</w:t>
            </w:r>
            <w:r>
              <w:rPr>
                <w:sz w:val="22"/>
                <w:szCs w:val="22"/>
              </w:rPr>
              <w:t>toru. Ukázka fólií po třídě.</w:t>
            </w:r>
          </w:p>
          <w:p w:rsidR="0006590A" w:rsidRDefault="0006590A">
            <w:pPr>
              <w:keepNext w:val="0"/>
              <w:autoSpaceDE w:val="0"/>
              <w:autoSpaceDN w:val="0"/>
              <w:adjustRightInd w:val="0"/>
              <w:spacing w:line="240" w:lineRule="auto"/>
              <w:jc w:val="left"/>
              <w:rPr>
                <w:sz w:val="22"/>
                <w:szCs w:val="22"/>
              </w:rPr>
            </w:pPr>
            <w:r>
              <w:rPr>
                <w:sz w:val="22"/>
                <w:szCs w:val="22"/>
              </w:rPr>
              <w:t>Průběžná kontrola zápisu z výkladu do sešitů.</w:t>
            </w:r>
          </w:p>
        </w:tc>
        <w:tc>
          <w:tcPr>
            <w:tcW w:w="1980" w:type="dxa"/>
          </w:tcPr>
          <w:p w:rsidR="0006590A" w:rsidRDefault="0006590A">
            <w:pPr>
              <w:keepNext w:val="0"/>
              <w:autoSpaceDE w:val="0"/>
              <w:autoSpaceDN w:val="0"/>
              <w:adjustRightInd w:val="0"/>
              <w:spacing w:line="240" w:lineRule="auto"/>
              <w:jc w:val="left"/>
              <w:rPr>
                <w:sz w:val="22"/>
                <w:szCs w:val="22"/>
              </w:rPr>
            </w:pPr>
            <w:r>
              <w:rPr>
                <w:sz w:val="22"/>
                <w:szCs w:val="22"/>
              </w:rPr>
              <w:t>Zpracování snímků č.4.Ukončení práce na PC-pracovišti-zkopírování soub</w:t>
            </w:r>
            <w:r>
              <w:rPr>
                <w:sz w:val="22"/>
                <w:szCs w:val="22"/>
              </w:rPr>
              <w:t>o</w:t>
            </w:r>
            <w:r>
              <w:rPr>
                <w:sz w:val="22"/>
                <w:szCs w:val="22"/>
              </w:rPr>
              <w:t xml:space="preserve">rů na server školy. </w:t>
            </w:r>
          </w:p>
          <w:p w:rsidR="0006590A" w:rsidRDefault="0006590A">
            <w:pPr>
              <w:keepNext w:val="0"/>
              <w:autoSpaceDE w:val="0"/>
              <w:autoSpaceDN w:val="0"/>
              <w:adjustRightInd w:val="0"/>
              <w:spacing w:line="240" w:lineRule="auto"/>
              <w:jc w:val="left"/>
              <w:rPr>
                <w:sz w:val="22"/>
                <w:szCs w:val="22"/>
              </w:rPr>
            </w:pPr>
          </w:p>
        </w:tc>
        <w:tc>
          <w:tcPr>
            <w:tcW w:w="1260" w:type="dxa"/>
          </w:tcPr>
          <w:p w:rsidR="0006590A" w:rsidRDefault="0006590A">
            <w:pPr>
              <w:keepNext w:val="0"/>
              <w:autoSpaceDE w:val="0"/>
              <w:autoSpaceDN w:val="0"/>
              <w:adjustRightInd w:val="0"/>
              <w:spacing w:line="240" w:lineRule="auto"/>
              <w:jc w:val="left"/>
              <w:rPr>
                <w:sz w:val="22"/>
                <w:szCs w:val="22"/>
              </w:rPr>
            </w:pPr>
            <w:r>
              <w:rPr>
                <w:sz w:val="22"/>
                <w:szCs w:val="22"/>
              </w:rPr>
              <w:t>PC sest</w:t>
            </w:r>
            <w:r>
              <w:rPr>
                <w:sz w:val="22"/>
                <w:szCs w:val="22"/>
              </w:rPr>
              <w:t>a</w:t>
            </w:r>
            <w:r>
              <w:rPr>
                <w:sz w:val="22"/>
                <w:szCs w:val="22"/>
              </w:rPr>
              <w:t>vy-pracoviště</w:t>
            </w:r>
          </w:p>
        </w:tc>
        <w:tc>
          <w:tcPr>
            <w:tcW w:w="720" w:type="dxa"/>
          </w:tcPr>
          <w:p w:rsidR="0006590A" w:rsidRDefault="0006590A">
            <w:pPr>
              <w:keepNext w:val="0"/>
              <w:autoSpaceDE w:val="0"/>
              <w:autoSpaceDN w:val="0"/>
              <w:adjustRightInd w:val="0"/>
              <w:spacing w:line="240" w:lineRule="auto"/>
              <w:jc w:val="left"/>
              <w:rPr>
                <w:sz w:val="22"/>
                <w:szCs w:val="22"/>
              </w:rPr>
            </w:pPr>
            <w:r>
              <w:rPr>
                <w:sz w:val="22"/>
                <w:szCs w:val="22"/>
              </w:rPr>
              <w:t>uče</w:t>
            </w:r>
            <w:r>
              <w:rPr>
                <w:sz w:val="22"/>
                <w:szCs w:val="22"/>
              </w:rPr>
              <w:t>b</w:t>
            </w:r>
            <w:r>
              <w:rPr>
                <w:sz w:val="22"/>
                <w:szCs w:val="22"/>
              </w:rPr>
              <w:t>nice</w:t>
            </w:r>
          </w:p>
        </w:tc>
        <w:tc>
          <w:tcPr>
            <w:tcW w:w="1281" w:type="dxa"/>
          </w:tcPr>
          <w:p w:rsidR="0006590A" w:rsidRDefault="0006590A">
            <w:pPr>
              <w:keepNext w:val="0"/>
              <w:autoSpaceDE w:val="0"/>
              <w:autoSpaceDN w:val="0"/>
              <w:adjustRightInd w:val="0"/>
              <w:spacing w:line="240" w:lineRule="auto"/>
              <w:jc w:val="left"/>
              <w:rPr>
                <w:sz w:val="22"/>
                <w:szCs w:val="22"/>
              </w:rPr>
            </w:pPr>
          </w:p>
        </w:tc>
      </w:tr>
      <w:tr w:rsidR="0006590A">
        <w:tc>
          <w:tcPr>
            <w:tcW w:w="828" w:type="dxa"/>
            <w:vAlign w:val="center"/>
          </w:tcPr>
          <w:p w:rsidR="0006590A" w:rsidRDefault="0006590A">
            <w:pPr>
              <w:keepNext w:val="0"/>
              <w:autoSpaceDE w:val="0"/>
              <w:autoSpaceDN w:val="0"/>
              <w:adjustRightInd w:val="0"/>
              <w:spacing w:line="240" w:lineRule="auto"/>
              <w:jc w:val="center"/>
              <w:rPr>
                <w:sz w:val="22"/>
                <w:szCs w:val="22"/>
              </w:rPr>
            </w:pPr>
            <w:r>
              <w:rPr>
                <w:sz w:val="22"/>
                <w:szCs w:val="22"/>
              </w:rPr>
              <w:t>4</w:t>
            </w:r>
          </w:p>
        </w:tc>
        <w:tc>
          <w:tcPr>
            <w:tcW w:w="1080" w:type="dxa"/>
            <w:vAlign w:val="center"/>
          </w:tcPr>
          <w:p w:rsidR="0006590A" w:rsidRDefault="0006590A">
            <w:pPr>
              <w:keepNext w:val="0"/>
              <w:autoSpaceDE w:val="0"/>
              <w:autoSpaceDN w:val="0"/>
              <w:adjustRightInd w:val="0"/>
              <w:spacing w:line="240" w:lineRule="auto"/>
              <w:jc w:val="center"/>
              <w:rPr>
                <w:sz w:val="22"/>
                <w:szCs w:val="22"/>
              </w:rPr>
            </w:pPr>
            <w:r>
              <w:rPr>
                <w:sz w:val="22"/>
                <w:szCs w:val="22"/>
              </w:rPr>
              <w:t>20 min</w:t>
            </w:r>
          </w:p>
        </w:tc>
        <w:tc>
          <w:tcPr>
            <w:tcW w:w="3240" w:type="dxa"/>
          </w:tcPr>
          <w:p w:rsidR="0006590A" w:rsidRDefault="0006590A">
            <w:pPr>
              <w:keepNext w:val="0"/>
              <w:autoSpaceDE w:val="0"/>
              <w:autoSpaceDN w:val="0"/>
              <w:adjustRightInd w:val="0"/>
              <w:spacing w:line="240" w:lineRule="auto"/>
              <w:jc w:val="left"/>
              <w:rPr>
                <w:sz w:val="22"/>
                <w:szCs w:val="22"/>
              </w:rPr>
            </w:pPr>
            <w:r>
              <w:rPr>
                <w:sz w:val="22"/>
                <w:szCs w:val="22"/>
              </w:rPr>
              <w:t>Vyhodnocení úkolů SP</w:t>
            </w:r>
          </w:p>
        </w:tc>
        <w:tc>
          <w:tcPr>
            <w:tcW w:w="4320" w:type="dxa"/>
          </w:tcPr>
          <w:p w:rsidR="0006590A" w:rsidRDefault="0006590A">
            <w:pPr>
              <w:keepNext w:val="0"/>
              <w:autoSpaceDE w:val="0"/>
              <w:autoSpaceDN w:val="0"/>
              <w:adjustRightInd w:val="0"/>
              <w:spacing w:line="240" w:lineRule="auto"/>
              <w:jc w:val="left"/>
              <w:rPr>
                <w:sz w:val="22"/>
                <w:szCs w:val="22"/>
              </w:rPr>
            </w:pPr>
            <w:r>
              <w:rPr>
                <w:sz w:val="22"/>
                <w:szCs w:val="22"/>
              </w:rPr>
              <w:t>Kontrola úkolů, vyhodnocení chyb, zhodn</w:t>
            </w:r>
            <w:r>
              <w:rPr>
                <w:sz w:val="22"/>
                <w:szCs w:val="22"/>
              </w:rPr>
              <w:t>o</w:t>
            </w:r>
            <w:r>
              <w:rPr>
                <w:sz w:val="22"/>
                <w:szCs w:val="22"/>
              </w:rPr>
              <w:t>cení žáků. Kopírování souborů ze serveru šk</w:t>
            </w:r>
            <w:r>
              <w:rPr>
                <w:sz w:val="22"/>
                <w:szCs w:val="22"/>
              </w:rPr>
              <w:t>o</w:t>
            </w:r>
            <w:r>
              <w:rPr>
                <w:sz w:val="22"/>
                <w:szCs w:val="22"/>
              </w:rPr>
              <w:t>ly. Vypnutí PC sestav, kontrola pracovišť.</w:t>
            </w:r>
          </w:p>
        </w:tc>
        <w:tc>
          <w:tcPr>
            <w:tcW w:w="1980" w:type="dxa"/>
          </w:tcPr>
          <w:p w:rsidR="0006590A" w:rsidRDefault="0006590A">
            <w:pPr>
              <w:keepNext w:val="0"/>
              <w:autoSpaceDE w:val="0"/>
              <w:autoSpaceDN w:val="0"/>
              <w:adjustRightInd w:val="0"/>
              <w:spacing w:line="240" w:lineRule="auto"/>
              <w:jc w:val="left"/>
              <w:rPr>
                <w:sz w:val="22"/>
                <w:szCs w:val="22"/>
              </w:rPr>
            </w:pPr>
            <w:r>
              <w:rPr>
                <w:sz w:val="22"/>
                <w:szCs w:val="22"/>
              </w:rPr>
              <w:t>Ukazují své preze</w:t>
            </w:r>
            <w:r>
              <w:rPr>
                <w:sz w:val="22"/>
                <w:szCs w:val="22"/>
              </w:rPr>
              <w:t>n</w:t>
            </w:r>
            <w:r>
              <w:rPr>
                <w:sz w:val="22"/>
                <w:szCs w:val="22"/>
              </w:rPr>
              <w:t>tace učiteli a na dataprojekt</w:t>
            </w:r>
            <w:r>
              <w:rPr>
                <w:sz w:val="22"/>
                <w:szCs w:val="22"/>
              </w:rPr>
              <w:t>o</w:t>
            </w:r>
            <w:r>
              <w:rPr>
                <w:sz w:val="22"/>
                <w:szCs w:val="22"/>
              </w:rPr>
              <w:t>ru.Vypnutí PC. Výtisk prezentací.</w:t>
            </w:r>
          </w:p>
        </w:tc>
        <w:tc>
          <w:tcPr>
            <w:tcW w:w="1260" w:type="dxa"/>
          </w:tcPr>
          <w:p w:rsidR="0006590A" w:rsidRDefault="0006590A">
            <w:pPr>
              <w:keepNext w:val="0"/>
              <w:autoSpaceDE w:val="0"/>
              <w:autoSpaceDN w:val="0"/>
              <w:adjustRightInd w:val="0"/>
              <w:spacing w:line="240" w:lineRule="auto"/>
              <w:jc w:val="left"/>
              <w:rPr>
                <w:sz w:val="22"/>
                <w:szCs w:val="22"/>
              </w:rPr>
            </w:pPr>
            <w:r>
              <w:rPr>
                <w:sz w:val="22"/>
                <w:szCs w:val="22"/>
              </w:rPr>
              <w:t>PC sest</w:t>
            </w:r>
            <w:r>
              <w:rPr>
                <w:sz w:val="22"/>
                <w:szCs w:val="22"/>
              </w:rPr>
              <w:t>a</w:t>
            </w:r>
            <w:r>
              <w:rPr>
                <w:sz w:val="22"/>
                <w:szCs w:val="22"/>
              </w:rPr>
              <w:t>vy-pracoviště,</w:t>
            </w:r>
          </w:p>
          <w:p w:rsidR="0006590A" w:rsidRDefault="0006590A">
            <w:pPr>
              <w:keepNext w:val="0"/>
              <w:autoSpaceDE w:val="0"/>
              <w:autoSpaceDN w:val="0"/>
              <w:adjustRightInd w:val="0"/>
              <w:spacing w:line="240" w:lineRule="auto"/>
              <w:jc w:val="left"/>
              <w:rPr>
                <w:sz w:val="22"/>
                <w:szCs w:val="22"/>
              </w:rPr>
            </w:pPr>
            <w:r>
              <w:rPr>
                <w:sz w:val="22"/>
                <w:szCs w:val="22"/>
              </w:rPr>
              <w:t>tiskárna</w:t>
            </w:r>
          </w:p>
        </w:tc>
        <w:tc>
          <w:tcPr>
            <w:tcW w:w="720" w:type="dxa"/>
          </w:tcPr>
          <w:p w:rsidR="0006590A" w:rsidRDefault="0006590A">
            <w:pPr>
              <w:keepNext w:val="0"/>
              <w:autoSpaceDE w:val="0"/>
              <w:autoSpaceDN w:val="0"/>
              <w:adjustRightInd w:val="0"/>
              <w:spacing w:line="240" w:lineRule="auto"/>
              <w:jc w:val="left"/>
              <w:rPr>
                <w:sz w:val="22"/>
                <w:szCs w:val="22"/>
              </w:rPr>
            </w:pPr>
          </w:p>
        </w:tc>
        <w:tc>
          <w:tcPr>
            <w:tcW w:w="1281" w:type="dxa"/>
          </w:tcPr>
          <w:p w:rsidR="0006590A" w:rsidRDefault="0006590A">
            <w:pPr>
              <w:keepNext w:val="0"/>
              <w:autoSpaceDE w:val="0"/>
              <w:autoSpaceDN w:val="0"/>
              <w:adjustRightInd w:val="0"/>
              <w:spacing w:line="240" w:lineRule="auto"/>
              <w:jc w:val="left"/>
              <w:rPr>
                <w:sz w:val="22"/>
                <w:szCs w:val="22"/>
              </w:rPr>
            </w:pPr>
            <w:r>
              <w:rPr>
                <w:sz w:val="22"/>
                <w:szCs w:val="22"/>
              </w:rPr>
              <w:t>Výtisk prezentací a založení do pracovních sešitů.</w:t>
            </w:r>
          </w:p>
        </w:tc>
      </w:tr>
      <w:tr w:rsidR="0006590A">
        <w:tc>
          <w:tcPr>
            <w:tcW w:w="828" w:type="dxa"/>
            <w:vAlign w:val="center"/>
          </w:tcPr>
          <w:p w:rsidR="0006590A" w:rsidRDefault="0006590A">
            <w:pPr>
              <w:keepNext w:val="0"/>
              <w:autoSpaceDE w:val="0"/>
              <w:autoSpaceDN w:val="0"/>
              <w:adjustRightInd w:val="0"/>
              <w:spacing w:line="240" w:lineRule="auto"/>
              <w:jc w:val="center"/>
              <w:rPr>
                <w:sz w:val="22"/>
                <w:szCs w:val="22"/>
              </w:rPr>
            </w:pPr>
            <w:r>
              <w:rPr>
                <w:sz w:val="22"/>
                <w:szCs w:val="22"/>
              </w:rPr>
              <w:t>5</w:t>
            </w:r>
          </w:p>
        </w:tc>
        <w:tc>
          <w:tcPr>
            <w:tcW w:w="1080" w:type="dxa"/>
            <w:vAlign w:val="center"/>
          </w:tcPr>
          <w:p w:rsidR="0006590A" w:rsidRDefault="0006590A">
            <w:pPr>
              <w:keepNext w:val="0"/>
              <w:autoSpaceDE w:val="0"/>
              <w:autoSpaceDN w:val="0"/>
              <w:adjustRightInd w:val="0"/>
              <w:spacing w:line="240" w:lineRule="auto"/>
              <w:jc w:val="center"/>
              <w:rPr>
                <w:sz w:val="22"/>
                <w:szCs w:val="22"/>
              </w:rPr>
            </w:pPr>
            <w:r>
              <w:rPr>
                <w:sz w:val="22"/>
                <w:szCs w:val="22"/>
              </w:rPr>
              <w:t>5 min</w:t>
            </w:r>
          </w:p>
        </w:tc>
        <w:tc>
          <w:tcPr>
            <w:tcW w:w="3240" w:type="dxa"/>
          </w:tcPr>
          <w:p w:rsidR="0006590A" w:rsidRDefault="0006590A">
            <w:pPr>
              <w:keepNext w:val="0"/>
              <w:autoSpaceDE w:val="0"/>
              <w:autoSpaceDN w:val="0"/>
              <w:adjustRightInd w:val="0"/>
              <w:spacing w:line="240" w:lineRule="auto"/>
              <w:jc w:val="left"/>
              <w:rPr>
                <w:sz w:val="22"/>
                <w:szCs w:val="22"/>
              </w:rPr>
            </w:pPr>
            <w:r>
              <w:rPr>
                <w:sz w:val="22"/>
                <w:szCs w:val="22"/>
              </w:rPr>
              <w:t>Vyhodnocení VH, splnění cílů.</w:t>
            </w:r>
          </w:p>
          <w:p w:rsidR="0006590A" w:rsidRDefault="0006590A">
            <w:pPr>
              <w:keepNext w:val="0"/>
              <w:autoSpaceDE w:val="0"/>
              <w:autoSpaceDN w:val="0"/>
              <w:adjustRightInd w:val="0"/>
              <w:spacing w:line="240" w:lineRule="auto"/>
              <w:jc w:val="left"/>
              <w:rPr>
                <w:sz w:val="22"/>
                <w:szCs w:val="22"/>
              </w:rPr>
            </w:pPr>
            <w:r>
              <w:rPr>
                <w:sz w:val="22"/>
                <w:szCs w:val="22"/>
              </w:rPr>
              <w:t>Závěr hodiny.</w:t>
            </w:r>
          </w:p>
        </w:tc>
        <w:tc>
          <w:tcPr>
            <w:tcW w:w="4320" w:type="dxa"/>
          </w:tcPr>
          <w:p w:rsidR="0006590A" w:rsidRDefault="0006590A">
            <w:pPr>
              <w:keepNext w:val="0"/>
              <w:autoSpaceDE w:val="0"/>
              <w:autoSpaceDN w:val="0"/>
              <w:adjustRightInd w:val="0"/>
              <w:spacing w:line="240" w:lineRule="auto"/>
              <w:jc w:val="left"/>
              <w:rPr>
                <w:sz w:val="22"/>
                <w:szCs w:val="22"/>
              </w:rPr>
            </w:pPr>
            <w:r>
              <w:rPr>
                <w:sz w:val="22"/>
                <w:szCs w:val="22"/>
              </w:rPr>
              <w:t>Zhodnocení cílů, oznámení tématu na příští hodinu. Výzva ke kontrole pracovišť, pozdrav.</w:t>
            </w:r>
          </w:p>
        </w:tc>
        <w:tc>
          <w:tcPr>
            <w:tcW w:w="1980" w:type="dxa"/>
          </w:tcPr>
          <w:p w:rsidR="0006590A" w:rsidRDefault="0006590A">
            <w:pPr>
              <w:keepNext w:val="0"/>
              <w:autoSpaceDE w:val="0"/>
              <w:autoSpaceDN w:val="0"/>
              <w:adjustRightInd w:val="0"/>
              <w:spacing w:line="240" w:lineRule="auto"/>
              <w:jc w:val="left"/>
              <w:rPr>
                <w:sz w:val="22"/>
                <w:szCs w:val="22"/>
              </w:rPr>
            </w:pPr>
            <w:r>
              <w:rPr>
                <w:sz w:val="22"/>
                <w:szCs w:val="22"/>
              </w:rPr>
              <w:t>Úklid učebny, pr</w:t>
            </w:r>
            <w:r>
              <w:rPr>
                <w:sz w:val="22"/>
                <w:szCs w:val="22"/>
              </w:rPr>
              <w:t>a</w:t>
            </w:r>
            <w:r>
              <w:rPr>
                <w:sz w:val="22"/>
                <w:szCs w:val="22"/>
              </w:rPr>
              <w:t>covišť, hlášení závad. Pozdrav.</w:t>
            </w:r>
          </w:p>
        </w:tc>
        <w:tc>
          <w:tcPr>
            <w:tcW w:w="1260" w:type="dxa"/>
          </w:tcPr>
          <w:p w:rsidR="0006590A" w:rsidRDefault="0006590A">
            <w:pPr>
              <w:keepNext w:val="0"/>
              <w:autoSpaceDE w:val="0"/>
              <w:autoSpaceDN w:val="0"/>
              <w:adjustRightInd w:val="0"/>
              <w:spacing w:line="240" w:lineRule="auto"/>
              <w:jc w:val="left"/>
              <w:rPr>
                <w:sz w:val="22"/>
                <w:szCs w:val="22"/>
              </w:rPr>
            </w:pPr>
            <w:r>
              <w:rPr>
                <w:sz w:val="22"/>
                <w:szCs w:val="22"/>
              </w:rPr>
              <w:t>PC sest</w:t>
            </w:r>
            <w:r>
              <w:rPr>
                <w:sz w:val="22"/>
                <w:szCs w:val="22"/>
              </w:rPr>
              <w:t>a</w:t>
            </w:r>
            <w:r>
              <w:rPr>
                <w:sz w:val="22"/>
                <w:szCs w:val="22"/>
              </w:rPr>
              <w:t>vy-pracoviště</w:t>
            </w:r>
          </w:p>
        </w:tc>
        <w:tc>
          <w:tcPr>
            <w:tcW w:w="720" w:type="dxa"/>
          </w:tcPr>
          <w:p w:rsidR="0006590A" w:rsidRDefault="0006590A">
            <w:pPr>
              <w:keepNext w:val="0"/>
              <w:autoSpaceDE w:val="0"/>
              <w:autoSpaceDN w:val="0"/>
              <w:adjustRightInd w:val="0"/>
              <w:spacing w:line="240" w:lineRule="auto"/>
              <w:jc w:val="left"/>
              <w:rPr>
                <w:sz w:val="22"/>
                <w:szCs w:val="22"/>
              </w:rPr>
            </w:pPr>
          </w:p>
        </w:tc>
        <w:tc>
          <w:tcPr>
            <w:tcW w:w="1281" w:type="dxa"/>
          </w:tcPr>
          <w:p w:rsidR="0006590A" w:rsidRDefault="0006590A">
            <w:pPr>
              <w:keepNext w:val="0"/>
              <w:autoSpaceDE w:val="0"/>
              <w:autoSpaceDN w:val="0"/>
              <w:adjustRightInd w:val="0"/>
              <w:spacing w:line="240" w:lineRule="auto"/>
              <w:jc w:val="left"/>
              <w:rPr>
                <w:sz w:val="22"/>
                <w:szCs w:val="22"/>
              </w:rPr>
            </w:pPr>
          </w:p>
        </w:tc>
      </w:tr>
    </w:tbl>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sectPr w:rsidR="0006590A">
          <w:pgSz w:w="16838" w:h="11906" w:orient="landscape" w:code="9"/>
          <w:pgMar w:top="851" w:right="851" w:bottom="1985" w:left="1418" w:header="709" w:footer="709"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161"/>
        <w:gridCol w:w="2161"/>
        <w:gridCol w:w="1217"/>
        <w:gridCol w:w="944"/>
        <w:gridCol w:w="113"/>
        <w:gridCol w:w="1047"/>
        <w:gridCol w:w="1001"/>
      </w:tblGrid>
      <w:tr w:rsidR="0006590A">
        <w:tblPrEx>
          <w:tblCellMar>
            <w:top w:w="0" w:type="dxa"/>
            <w:bottom w:w="0" w:type="dxa"/>
          </w:tblCellMar>
        </w:tblPrEx>
        <w:tc>
          <w:tcPr>
            <w:tcW w:w="5539" w:type="dxa"/>
            <w:gridSpan w:val="3"/>
          </w:tcPr>
          <w:p w:rsidR="0006590A" w:rsidRDefault="0006590A">
            <w:pPr>
              <w:pStyle w:val="Zhlav"/>
              <w:tabs>
                <w:tab w:val="clear" w:pos="4536"/>
                <w:tab w:val="clear" w:pos="9072"/>
              </w:tabs>
              <w:rPr>
                <w:b/>
                <w:bCs/>
              </w:rPr>
            </w:pPr>
          </w:p>
          <w:p w:rsidR="0006590A" w:rsidRDefault="0006590A">
            <w:pPr>
              <w:pStyle w:val="Zhlav"/>
              <w:tabs>
                <w:tab w:val="clear" w:pos="4536"/>
                <w:tab w:val="clear" w:pos="9072"/>
              </w:tabs>
              <w:rPr>
                <w:b/>
                <w:bCs/>
              </w:rPr>
            </w:pPr>
            <w:r>
              <w:rPr>
                <w:b/>
                <w:bCs/>
              </w:rPr>
              <w:t xml:space="preserve">5.3. Cvičení –Samostatný projekt IV.- </w:t>
            </w:r>
            <w:r>
              <w:rPr>
                <w:b/>
                <w:bCs/>
                <w:sz w:val="32"/>
              </w:rPr>
              <w:t>ZADÁNÍ</w:t>
            </w:r>
          </w:p>
        </w:tc>
        <w:tc>
          <w:tcPr>
            <w:tcW w:w="1057" w:type="dxa"/>
            <w:gridSpan w:val="2"/>
          </w:tcPr>
          <w:p w:rsidR="0006590A" w:rsidRDefault="0006590A">
            <w:pPr>
              <w:pStyle w:val="Zhlav"/>
              <w:tabs>
                <w:tab w:val="clear" w:pos="4536"/>
                <w:tab w:val="clear" w:pos="9072"/>
              </w:tabs>
            </w:pPr>
            <w:r>
              <w:rPr>
                <w:noProof/>
                <w:sz w:val="20"/>
              </w:rPr>
              <w:pict>
                <v:shape id="_x0000_s1280" type="#_x0000_t202" style="position:absolute;left:0;text-align:left;margin-left:23.75pt;margin-top:12.55pt;width:27pt;height:18pt;z-index:251662336;mso-position-horizontal-relative:text;mso-position-vertical-relative:text" filled="f" stroked="f">
                  <v:textbox style="mso-next-textbox:#_x0000_s1280">
                    <w:txbxContent>
                      <w:p w:rsidR="0006590A" w:rsidRDefault="0006590A">
                        <w:pPr>
                          <w:rPr>
                            <w:b/>
                            <w:bCs/>
                          </w:rPr>
                        </w:pPr>
                        <w:r>
                          <w:rPr>
                            <w:b/>
                            <w:bCs/>
                          </w:rPr>
                          <w:t>4</w:t>
                        </w:r>
                      </w:p>
                    </w:txbxContent>
                  </v:textbox>
                </v:shape>
              </w:pict>
            </w:r>
            <w:r>
              <w:rPr>
                <w:noProof/>
                <w:sz w:val="20"/>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279" type="#_x0000_t70" style="position:absolute;left:0;text-align:left;margin-left:5.5pt;margin-top:12.7pt;width:18pt;height:18pt;z-index:251661312;mso-position-horizontal-relative:text;mso-position-vertical-relative:text"/>
              </w:pict>
            </w:r>
            <w:r>
              <w:t>obtížnost</w:t>
            </w:r>
          </w:p>
          <w:p w:rsidR="0006590A" w:rsidRDefault="0006590A">
            <w:pPr>
              <w:pStyle w:val="Zhlav"/>
              <w:tabs>
                <w:tab w:val="clear" w:pos="4536"/>
                <w:tab w:val="clear" w:pos="9072"/>
              </w:tabs>
            </w:pPr>
          </w:p>
          <w:p w:rsidR="0006590A" w:rsidRDefault="0006590A">
            <w:pPr>
              <w:pStyle w:val="Zhlav"/>
              <w:tabs>
                <w:tab w:val="clear" w:pos="4536"/>
                <w:tab w:val="clear" w:pos="9072"/>
              </w:tabs>
            </w:pPr>
            <w:r>
              <w:t xml:space="preserve">          </w:t>
            </w:r>
          </w:p>
        </w:tc>
        <w:tc>
          <w:tcPr>
            <w:tcW w:w="1047" w:type="dxa"/>
          </w:tcPr>
          <w:p w:rsidR="0006590A" w:rsidRDefault="0006590A">
            <w:pPr>
              <w:pStyle w:val="Zhlav"/>
              <w:tabs>
                <w:tab w:val="clear" w:pos="4536"/>
                <w:tab w:val="clear" w:pos="9072"/>
              </w:tabs>
            </w:pPr>
          </w:p>
          <w:p w:rsidR="0006590A" w:rsidRDefault="0006590A">
            <w:pPr>
              <w:pStyle w:val="Zhlav"/>
              <w:tabs>
                <w:tab w:val="clear" w:pos="4536"/>
                <w:tab w:val="clear" w:pos="9072"/>
              </w:tabs>
            </w:pPr>
            <w:r>
              <w:t>praktický</w:t>
            </w:r>
          </w:p>
        </w:tc>
        <w:tc>
          <w:tcPr>
            <w:tcW w:w="1001" w:type="dxa"/>
          </w:tcPr>
          <w:p w:rsidR="0006590A" w:rsidRDefault="0006590A">
            <w:pPr>
              <w:pStyle w:val="Zhlav"/>
              <w:tabs>
                <w:tab w:val="clear" w:pos="4536"/>
                <w:tab w:val="clear" w:pos="9072"/>
              </w:tabs>
            </w:pPr>
            <w:r>
              <w:t xml:space="preserve"> Čas</w:t>
            </w:r>
          </w:p>
          <w:p w:rsidR="0006590A" w:rsidRDefault="0006590A">
            <w:pPr>
              <w:pStyle w:val="Zhlav"/>
              <w:tabs>
                <w:tab w:val="clear" w:pos="4536"/>
                <w:tab w:val="clear" w:pos="9072"/>
              </w:tabs>
              <w:rPr>
                <w:b/>
                <w:bCs/>
              </w:rPr>
            </w:pPr>
            <w:r>
              <w:t xml:space="preserve"> </w:t>
            </w:r>
            <w:r>
              <w:rPr>
                <w:b/>
                <w:bCs/>
              </w:rPr>
              <w:t xml:space="preserve"> 2x45   </w:t>
            </w:r>
          </w:p>
          <w:p w:rsidR="0006590A" w:rsidRDefault="0006590A">
            <w:pPr>
              <w:pStyle w:val="Zhlav"/>
              <w:tabs>
                <w:tab w:val="clear" w:pos="4536"/>
                <w:tab w:val="clear" w:pos="9072"/>
              </w:tabs>
            </w:pPr>
            <w:r>
              <w:t xml:space="preserve">  min</w:t>
            </w:r>
          </w:p>
        </w:tc>
      </w:tr>
      <w:tr w:rsidR="0006590A">
        <w:tblPrEx>
          <w:tblCellMar>
            <w:top w:w="0" w:type="dxa"/>
            <w:bottom w:w="0" w:type="dxa"/>
          </w:tblCellMar>
        </w:tblPrEx>
        <w:tc>
          <w:tcPr>
            <w:tcW w:w="8644" w:type="dxa"/>
            <w:gridSpan w:val="7"/>
          </w:tcPr>
          <w:p w:rsidR="0006590A" w:rsidRDefault="0006590A"/>
          <w:p w:rsidR="0006590A" w:rsidRDefault="0006590A">
            <w:r>
              <w:t xml:space="preserve">Předvedení internetového vyhledávače </w:t>
            </w:r>
            <w:hyperlink r:id="rId69" w:history="1">
              <w:r>
                <w:rPr>
                  <w:rStyle w:val="Hypertextovodkaz"/>
                </w:rPr>
                <w:t>www.seznam</w:t>
              </w:r>
            </w:hyperlink>
            <w:r>
              <w:t xml:space="preserve"> .cz</w:t>
            </w:r>
          </w:p>
          <w:p w:rsidR="0006590A" w:rsidRDefault="0006590A"/>
        </w:tc>
      </w:tr>
      <w:tr w:rsidR="0006590A">
        <w:tblPrEx>
          <w:tblCellMar>
            <w:top w:w="0" w:type="dxa"/>
            <w:bottom w:w="0" w:type="dxa"/>
          </w:tblCellMar>
        </w:tblPrEx>
        <w:trPr>
          <w:cantSplit/>
        </w:trPr>
        <w:tc>
          <w:tcPr>
            <w:tcW w:w="2161" w:type="dxa"/>
          </w:tcPr>
          <w:p w:rsidR="0006590A" w:rsidRDefault="0006590A" w:rsidP="00803C00">
            <w:pPr>
              <w:keepNext w:val="0"/>
              <w:numPr>
                <w:ilvl w:val="0"/>
                <w:numId w:val="25"/>
              </w:numPr>
              <w:spacing w:line="240" w:lineRule="auto"/>
              <w:jc w:val="left"/>
            </w:pPr>
            <w:r>
              <w:t xml:space="preserve">Návrh se </w:t>
            </w:r>
          </w:p>
          <w:p w:rsidR="0006590A" w:rsidRDefault="0006590A">
            <w:pPr>
              <w:pStyle w:val="Zhlav"/>
              <w:tabs>
                <w:tab w:val="clear" w:pos="4536"/>
                <w:tab w:val="clear" w:pos="9072"/>
              </w:tabs>
            </w:pPr>
            <w:r>
              <w:t xml:space="preserve">         šablonou</w:t>
            </w:r>
          </w:p>
        </w:tc>
        <w:tc>
          <w:tcPr>
            <w:tcW w:w="2161" w:type="dxa"/>
          </w:tcPr>
          <w:p w:rsidR="0006590A" w:rsidRDefault="0006590A" w:rsidP="00803C00">
            <w:pPr>
              <w:keepNext w:val="0"/>
              <w:numPr>
                <w:ilvl w:val="0"/>
                <w:numId w:val="28"/>
              </w:numPr>
              <w:spacing w:line="240" w:lineRule="auto"/>
              <w:jc w:val="left"/>
            </w:pPr>
            <w:r>
              <w:t xml:space="preserve">Vektorová </w:t>
            </w:r>
          </w:p>
          <w:p w:rsidR="0006590A" w:rsidRDefault="0006590A">
            <w:pPr>
              <w:pStyle w:val="Zhlav"/>
              <w:tabs>
                <w:tab w:val="clear" w:pos="4536"/>
                <w:tab w:val="clear" w:pos="9072"/>
              </w:tabs>
            </w:pPr>
            <w:r>
              <w:t xml:space="preserve">         grafika</w:t>
            </w:r>
          </w:p>
        </w:tc>
        <w:tc>
          <w:tcPr>
            <w:tcW w:w="2161" w:type="dxa"/>
            <w:gridSpan w:val="2"/>
          </w:tcPr>
          <w:p w:rsidR="0006590A" w:rsidRDefault="0006590A" w:rsidP="00803C00">
            <w:pPr>
              <w:keepNext w:val="0"/>
              <w:numPr>
                <w:ilvl w:val="0"/>
                <w:numId w:val="31"/>
              </w:numPr>
              <w:spacing w:line="240" w:lineRule="auto"/>
              <w:jc w:val="left"/>
            </w:pPr>
            <w:r>
              <w:t xml:space="preserve">Efekty  </w:t>
            </w:r>
          </w:p>
          <w:p w:rsidR="0006590A" w:rsidRDefault="0006590A">
            <w:pPr>
              <w:pStyle w:val="Zhlav"/>
              <w:tabs>
                <w:tab w:val="clear" w:pos="4536"/>
                <w:tab w:val="clear" w:pos="9072"/>
              </w:tabs>
            </w:pPr>
            <w:r>
              <w:t xml:space="preserve">         objektů</w:t>
            </w:r>
          </w:p>
        </w:tc>
        <w:tc>
          <w:tcPr>
            <w:tcW w:w="2161" w:type="dxa"/>
            <w:gridSpan w:val="3"/>
          </w:tcPr>
          <w:p w:rsidR="0006590A" w:rsidRDefault="0006590A">
            <w:r>
              <w:t xml:space="preserve">         Video a zvuk</w:t>
            </w:r>
          </w:p>
        </w:tc>
      </w:tr>
      <w:tr w:rsidR="0006590A">
        <w:tblPrEx>
          <w:tblCellMar>
            <w:top w:w="0" w:type="dxa"/>
            <w:bottom w:w="0" w:type="dxa"/>
          </w:tblCellMar>
        </w:tblPrEx>
        <w:trPr>
          <w:cantSplit/>
        </w:trPr>
        <w:tc>
          <w:tcPr>
            <w:tcW w:w="2161" w:type="dxa"/>
          </w:tcPr>
          <w:p w:rsidR="0006590A" w:rsidRDefault="0006590A" w:rsidP="00803C00">
            <w:pPr>
              <w:keepNext w:val="0"/>
              <w:numPr>
                <w:ilvl w:val="0"/>
                <w:numId w:val="26"/>
              </w:numPr>
              <w:spacing w:line="240" w:lineRule="auto"/>
              <w:jc w:val="left"/>
            </w:pPr>
            <w:r>
              <w:t>Editace textu</w:t>
            </w:r>
          </w:p>
        </w:tc>
        <w:tc>
          <w:tcPr>
            <w:tcW w:w="2161" w:type="dxa"/>
          </w:tcPr>
          <w:p w:rsidR="0006590A" w:rsidRDefault="0006590A" w:rsidP="00803C00">
            <w:pPr>
              <w:keepNext w:val="0"/>
              <w:numPr>
                <w:ilvl w:val="0"/>
                <w:numId w:val="29"/>
              </w:numPr>
              <w:spacing w:line="240" w:lineRule="auto"/>
              <w:jc w:val="left"/>
            </w:pPr>
            <w:r>
              <w:t xml:space="preserve">Grafika  </w:t>
            </w:r>
          </w:p>
          <w:p w:rsidR="0006590A" w:rsidRDefault="0006590A">
            <w:pPr>
              <w:pStyle w:val="Zhlav"/>
              <w:tabs>
                <w:tab w:val="clear" w:pos="4536"/>
                <w:tab w:val="clear" w:pos="9072"/>
              </w:tabs>
            </w:pPr>
            <w:r>
              <w:t xml:space="preserve">         z Klipartu</w:t>
            </w:r>
          </w:p>
        </w:tc>
        <w:tc>
          <w:tcPr>
            <w:tcW w:w="2161" w:type="dxa"/>
            <w:gridSpan w:val="2"/>
          </w:tcPr>
          <w:p w:rsidR="0006590A" w:rsidRDefault="0006590A" w:rsidP="00803C00">
            <w:pPr>
              <w:keepNext w:val="0"/>
              <w:numPr>
                <w:ilvl w:val="0"/>
                <w:numId w:val="32"/>
              </w:numPr>
              <w:spacing w:line="240" w:lineRule="auto"/>
              <w:jc w:val="left"/>
            </w:pPr>
            <w:r>
              <w:t xml:space="preserve">Efekty </w:t>
            </w:r>
          </w:p>
          <w:p w:rsidR="0006590A" w:rsidRDefault="0006590A">
            <w:pPr>
              <w:pStyle w:val="Zhlav"/>
              <w:tabs>
                <w:tab w:val="clear" w:pos="4536"/>
                <w:tab w:val="clear" w:pos="9072"/>
              </w:tabs>
            </w:pPr>
            <w:r>
              <w:t xml:space="preserve">         snímků</w:t>
            </w:r>
          </w:p>
        </w:tc>
        <w:tc>
          <w:tcPr>
            <w:tcW w:w="2161" w:type="dxa"/>
            <w:gridSpan w:val="3"/>
          </w:tcPr>
          <w:p w:rsidR="0006590A" w:rsidRDefault="0006590A" w:rsidP="00803C00">
            <w:pPr>
              <w:keepNext w:val="0"/>
              <w:numPr>
                <w:ilvl w:val="0"/>
                <w:numId w:val="33"/>
              </w:numPr>
              <w:spacing w:line="240" w:lineRule="auto"/>
              <w:jc w:val="left"/>
            </w:pPr>
            <w:r>
              <w:t xml:space="preserve">Spec.vložené </w:t>
            </w:r>
          </w:p>
          <w:p w:rsidR="0006590A" w:rsidRDefault="0006590A">
            <w:pPr>
              <w:pStyle w:val="Zhlav"/>
              <w:tabs>
                <w:tab w:val="clear" w:pos="4536"/>
                <w:tab w:val="clear" w:pos="9072"/>
              </w:tabs>
            </w:pPr>
            <w:r>
              <w:t xml:space="preserve">         objekty</w:t>
            </w:r>
          </w:p>
        </w:tc>
      </w:tr>
      <w:tr w:rsidR="0006590A">
        <w:tblPrEx>
          <w:tblCellMar>
            <w:top w:w="0" w:type="dxa"/>
            <w:bottom w:w="0" w:type="dxa"/>
          </w:tblCellMar>
        </w:tblPrEx>
        <w:trPr>
          <w:cantSplit/>
        </w:trPr>
        <w:tc>
          <w:tcPr>
            <w:tcW w:w="2161" w:type="dxa"/>
          </w:tcPr>
          <w:p w:rsidR="0006590A" w:rsidRDefault="0006590A" w:rsidP="00803C00">
            <w:pPr>
              <w:keepNext w:val="0"/>
              <w:numPr>
                <w:ilvl w:val="0"/>
                <w:numId w:val="27"/>
              </w:numPr>
              <w:spacing w:line="240" w:lineRule="auto"/>
              <w:jc w:val="left"/>
            </w:pPr>
            <w:r>
              <w:t xml:space="preserve">Formát a styl </w:t>
            </w:r>
          </w:p>
          <w:p w:rsidR="0006590A" w:rsidRDefault="0006590A">
            <w:pPr>
              <w:pStyle w:val="Zhlav"/>
              <w:tabs>
                <w:tab w:val="clear" w:pos="4536"/>
                <w:tab w:val="clear" w:pos="9072"/>
              </w:tabs>
            </w:pPr>
            <w:r>
              <w:t xml:space="preserve">         písma</w:t>
            </w:r>
          </w:p>
        </w:tc>
        <w:tc>
          <w:tcPr>
            <w:tcW w:w="2161" w:type="dxa"/>
          </w:tcPr>
          <w:p w:rsidR="0006590A" w:rsidRDefault="0006590A" w:rsidP="00803C00">
            <w:pPr>
              <w:keepNext w:val="0"/>
              <w:numPr>
                <w:ilvl w:val="0"/>
                <w:numId w:val="30"/>
              </w:numPr>
              <w:spacing w:line="240" w:lineRule="auto"/>
              <w:jc w:val="left"/>
            </w:pPr>
            <w:r>
              <w:t xml:space="preserve">Externí </w:t>
            </w:r>
          </w:p>
          <w:p w:rsidR="0006590A" w:rsidRDefault="0006590A">
            <w:pPr>
              <w:pStyle w:val="Zhlav"/>
              <w:tabs>
                <w:tab w:val="clear" w:pos="4536"/>
                <w:tab w:val="clear" w:pos="9072"/>
              </w:tabs>
            </w:pPr>
            <w:r>
              <w:t xml:space="preserve">         obrázky</w:t>
            </w:r>
          </w:p>
        </w:tc>
        <w:tc>
          <w:tcPr>
            <w:tcW w:w="2161" w:type="dxa"/>
            <w:gridSpan w:val="2"/>
          </w:tcPr>
          <w:p w:rsidR="0006590A" w:rsidRDefault="0006590A">
            <w:r>
              <w:t xml:space="preserve">       Časování</w:t>
            </w:r>
          </w:p>
        </w:tc>
        <w:tc>
          <w:tcPr>
            <w:tcW w:w="2161" w:type="dxa"/>
            <w:gridSpan w:val="3"/>
          </w:tcPr>
          <w:p w:rsidR="0006590A" w:rsidRDefault="0006590A" w:rsidP="00803C00">
            <w:pPr>
              <w:keepNext w:val="0"/>
              <w:numPr>
                <w:ilvl w:val="0"/>
                <w:numId w:val="34"/>
              </w:numPr>
              <w:spacing w:line="240" w:lineRule="auto"/>
              <w:jc w:val="left"/>
            </w:pPr>
            <w:r>
              <w:t xml:space="preserve">Tisk </w:t>
            </w:r>
          </w:p>
          <w:p w:rsidR="0006590A" w:rsidRDefault="0006590A">
            <w:pPr>
              <w:pStyle w:val="Zhlav"/>
              <w:tabs>
                <w:tab w:val="clear" w:pos="4536"/>
                <w:tab w:val="clear" w:pos="9072"/>
              </w:tabs>
            </w:pPr>
            <w:r>
              <w:t xml:space="preserve">         prezentace</w:t>
            </w:r>
          </w:p>
        </w:tc>
      </w:tr>
    </w:tbl>
    <w:p w:rsidR="0006590A" w:rsidRDefault="0006590A">
      <w:pPr>
        <w:keepNext w:val="0"/>
        <w:autoSpaceDE w:val="0"/>
        <w:autoSpaceDN w:val="0"/>
        <w:adjustRightInd w:val="0"/>
        <w:spacing w:line="240" w:lineRule="auto"/>
        <w:jc w:val="left"/>
        <w:rPr>
          <w:b/>
          <w:bCs/>
        </w:rPr>
      </w:pPr>
    </w:p>
    <w:p w:rsidR="0006590A" w:rsidRDefault="0006590A">
      <w:pPr>
        <w:spacing w:line="360" w:lineRule="auto"/>
      </w:pPr>
      <w:r>
        <w:rPr>
          <w:b/>
          <w:bCs/>
        </w:rPr>
        <w:t>Úkol:</w:t>
      </w:r>
      <w:r>
        <w:t xml:space="preserve"> Vytvořte v PowerPointu formou čtyř snímků jednoduché informativní školení </w:t>
      </w:r>
    </w:p>
    <w:p w:rsidR="0006590A" w:rsidRDefault="0006590A">
      <w:pPr>
        <w:spacing w:line="360" w:lineRule="auto"/>
      </w:pPr>
      <w:r>
        <w:t>o inte</w:t>
      </w:r>
      <w:r>
        <w:t>r</w:t>
      </w:r>
      <w:r>
        <w:t>netových vyhledávačích, resp. konkrétně o vyhledávači www.seznam .cz.</w:t>
      </w:r>
    </w:p>
    <w:p w:rsidR="0006590A" w:rsidRDefault="0006590A">
      <w:pPr>
        <w:spacing w:line="360" w:lineRule="auto"/>
        <w:rPr>
          <w:b/>
          <w:bCs/>
        </w:rPr>
      </w:pPr>
      <w:r>
        <w:rPr>
          <w:b/>
          <w:bCs/>
          <w:noProof/>
          <w:sz w:val="20"/>
        </w:rPr>
        <w:pict>
          <v:rect id="_x0000_s1281" style="position:absolute;left:0;text-align:left;margin-left:333pt;margin-top:.6pt;width:90pt;height:18pt;z-index:251663360" filled="f" strokeweight="2pt"/>
        </w:pict>
      </w:r>
      <w:r>
        <w:t xml:space="preserve">                                                                              </w:t>
      </w:r>
      <w:r>
        <w:rPr>
          <w:b/>
          <w:bCs/>
        </w:rPr>
        <w:t xml:space="preserve"> hodnocení </w:t>
      </w:r>
    </w:p>
    <w:p w:rsidR="0006590A" w:rsidRDefault="0006590A">
      <w:pPr>
        <w:spacing w:line="360" w:lineRule="auto"/>
      </w:pPr>
      <w:r>
        <w:rPr>
          <w:b/>
          <w:bCs/>
          <w:shd w:val="clear" w:color="auto" w:fill="FFFF00"/>
        </w:rPr>
        <w:t>1.</w:t>
      </w:r>
      <w:r>
        <w:t xml:space="preserve"> Jako šablonu si pro tuto prezentaci vyberte šablonu s názvem Směsi.</w:t>
      </w:r>
    </w:p>
    <w:p w:rsidR="0006590A" w:rsidRDefault="0006590A">
      <w:pPr>
        <w:spacing w:line="360" w:lineRule="auto"/>
      </w:pPr>
      <w:r>
        <w:rPr>
          <w:b/>
          <w:bCs/>
          <w:shd w:val="clear" w:color="auto" w:fill="FFFF00"/>
        </w:rPr>
        <w:t>2.</w:t>
      </w:r>
      <w:r>
        <w:t xml:space="preserve"> První stránku bude tvořit nadpis a podnadpis prezentace. Nadpis s textem </w:t>
      </w:r>
    </w:p>
    <w:p w:rsidR="0006590A" w:rsidRDefault="0006590A">
      <w:pPr>
        <w:spacing w:line="360" w:lineRule="auto"/>
      </w:pPr>
      <w:r>
        <w:rPr>
          <w:b/>
          <w:bCs/>
        </w:rPr>
        <w:t>WWW. S</w:t>
      </w:r>
      <w:r>
        <w:rPr>
          <w:b/>
          <w:bCs/>
        </w:rPr>
        <w:t>E</w:t>
      </w:r>
      <w:r>
        <w:rPr>
          <w:b/>
          <w:bCs/>
        </w:rPr>
        <w:t>ZNAM.CZ</w:t>
      </w:r>
      <w:r>
        <w:t xml:space="preserve"> nastavte tučným písmem, červenou barvou.</w:t>
      </w:r>
    </w:p>
    <w:p w:rsidR="0006590A" w:rsidRDefault="0006590A">
      <w:pPr>
        <w:spacing w:line="360" w:lineRule="auto"/>
      </w:pPr>
      <w:r>
        <w:rPr>
          <w:b/>
          <w:bCs/>
          <w:shd w:val="clear" w:color="auto" w:fill="FFFF00"/>
        </w:rPr>
        <w:t>3.</w:t>
      </w:r>
      <w:r>
        <w:t xml:space="preserve"> Podnadpis </w:t>
      </w:r>
      <w:r>
        <w:rPr>
          <w:b/>
          <w:bCs/>
        </w:rPr>
        <w:t>školení internetového vyhledávače</w:t>
      </w:r>
      <w:r>
        <w:t xml:space="preserve"> nastavte černou barvou.</w:t>
      </w:r>
    </w:p>
    <w:p w:rsidR="0006590A" w:rsidRDefault="0006590A">
      <w:pPr>
        <w:spacing w:line="360" w:lineRule="auto"/>
      </w:pPr>
      <w:r>
        <w:rPr>
          <w:b/>
          <w:bCs/>
          <w:shd w:val="clear" w:color="auto" w:fill="FFFF00"/>
        </w:rPr>
        <w:t>4.</w:t>
      </w:r>
      <w:r>
        <w:t xml:space="preserve"> Do pravého dolního rohu umístěte tlačítko se šipkou doprava. Po spuštění prezen-</w:t>
      </w:r>
    </w:p>
    <w:p w:rsidR="0006590A" w:rsidRDefault="0006590A">
      <w:pPr>
        <w:spacing w:line="360" w:lineRule="auto"/>
      </w:pPr>
      <w:r>
        <w:t>tace a klepnutí na ně zajistí přesun na další snímek.</w:t>
      </w:r>
    </w:p>
    <w:p w:rsidR="0006590A" w:rsidRDefault="0006590A">
      <w:pPr>
        <w:spacing w:line="360" w:lineRule="auto"/>
      </w:pPr>
      <w:r>
        <w:rPr>
          <w:b/>
          <w:bCs/>
          <w:shd w:val="clear" w:color="auto" w:fill="FFFF00"/>
        </w:rPr>
        <w:t>5.</w:t>
      </w:r>
      <w:r>
        <w:t xml:space="preserve"> Druhý snímek je složen z nadpisu</w:t>
      </w:r>
      <w:r>
        <w:rPr>
          <w:b/>
          <w:bCs/>
        </w:rPr>
        <w:t xml:space="preserve"> Co je to internetový vyhledávač</w:t>
      </w:r>
      <w:r>
        <w:t xml:space="preserve">, který opět </w:t>
      </w:r>
    </w:p>
    <w:p w:rsidR="0006590A" w:rsidRDefault="0006590A">
      <w:pPr>
        <w:spacing w:line="360" w:lineRule="auto"/>
      </w:pPr>
      <w:r>
        <w:t xml:space="preserve">zvýrazněte červenou barvou. </w:t>
      </w:r>
    </w:p>
    <w:p w:rsidR="0006590A" w:rsidRDefault="0006590A">
      <w:pPr>
        <w:spacing w:line="360" w:lineRule="auto"/>
        <w:rPr>
          <w:b/>
          <w:bCs/>
        </w:rPr>
      </w:pPr>
      <w:r>
        <w:rPr>
          <w:b/>
          <w:bCs/>
          <w:shd w:val="clear" w:color="auto" w:fill="FFFF00"/>
        </w:rPr>
        <w:t>6.</w:t>
      </w:r>
      <w:r>
        <w:t>Texty v odrážkách (</w:t>
      </w:r>
      <w:r>
        <w:rPr>
          <w:b/>
          <w:bCs/>
        </w:rPr>
        <w:t xml:space="preserve">- aplikace na internetu, která dokáže podle klíčového slova </w:t>
      </w:r>
    </w:p>
    <w:p w:rsidR="0006590A" w:rsidRDefault="0006590A">
      <w:pPr>
        <w:spacing w:line="360" w:lineRule="auto"/>
        <w:rPr>
          <w:b/>
          <w:bCs/>
        </w:rPr>
      </w:pPr>
      <w:r>
        <w:rPr>
          <w:b/>
          <w:bCs/>
        </w:rPr>
        <w:t xml:space="preserve">najít internetovou stránku, - existuje celá řada vyhledávačů, které jsou obecně </w:t>
      </w:r>
    </w:p>
    <w:p w:rsidR="0006590A" w:rsidRDefault="0006590A">
      <w:pPr>
        <w:spacing w:line="360" w:lineRule="auto"/>
      </w:pPr>
      <w:r>
        <w:rPr>
          <w:b/>
          <w:bCs/>
        </w:rPr>
        <w:t xml:space="preserve">rozděleny do dvou skupin: ) </w:t>
      </w:r>
      <w:r>
        <w:t xml:space="preserve">a ve dvou pododrážkách ( </w:t>
      </w:r>
      <w:r>
        <w:rPr>
          <w:b/>
          <w:bCs/>
        </w:rPr>
        <w:t>- fulltextové , - katalogové</w:t>
      </w:r>
      <w:r>
        <w:t>)</w:t>
      </w:r>
    </w:p>
    <w:p w:rsidR="0006590A" w:rsidRDefault="0006590A">
      <w:pPr>
        <w:spacing w:line="360" w:lineRule="auto"/>
      </w:pPr>
      <w:r>
        <w:t xml:space="preserve"> umístěte také do snímku pod nadpis. </w:t>
      </w:r>
    </w:p>
    <w:p w:rsidR="0006590A" w:rsidRDefault="0006590A">
      <w:pPr>
        <w:spacing w:line="360" w:lineRule="auto"/>
      </w:pPr>
      <w:r>
        <w:rPr>
          <w:b/>
          <w:bCs/>
          <w:shd w:val="clear" w:color="auto" w:fill="FFFF00"/>
        </w:rPr>
        <w:t>7</w:t>
      </w:r>
      <w:r>
        <w:rPr>
          <w:b/>
          <w:bCs/>
        </w:rPr>
        <w:t>.</w:t>
      </w:r>
      <w:r>
        <w:t xml:space="preserve"> V pravém spodním rohu vytvořte tlačítka dvou šipek. Nastavte je tak, aby po spuštění </w:t>
      </w:r>
    </w:p>
    <w:p w:rsidR="0006590A" w:rsidRDefault="0006590A">
      <w:pPr>
        <w:spacing w:line="360" w:lineRule="auto"/>
      </w:pPr>
      <w:r>
        <w:t>pr</w:t>
      </w:r>
      <w:r>
        <w:t>e</w:t>
      </w:r>
      <w:r>
        <w:t xml:space="preserve">zentace tlačítko se šipkou doprava způsobilo po klepnutí přechod na další (třetí) </w:t>
      </w:r>
    </w:p>
    <w:p w:rsidR="0006590A" w:rsidRDefault="0006590A">
      <w:pPr>
        <w:spacing w:line="360" w:lineRule="auto"/>
      </w:pPr>
      <w:r>
        <w:t>snímek. Naopak, tlačítko se šipkou doleva nechť způsobí přechod na předchozí (první)</w:t>
      </w:r>
    </w:p>
    <w:p w:rsidR="0006590A" w:rsidRDefault="0006590A">
      <w:pPr>
        <w:spacing w:line="360" w:lineRule="auto"/>
      </w:pPr>
      <w:r>
        <w:t>sn</w:t>
      </w:r>
      <w:r>
        <w:t>í</w:t>
      </w:r>
      <w:r>
        <w:t>mek.</w:t>
      </w:r>
    </w:p>
    <w:p w:rsidR="0006590A" w:rsidRDefault="0006590A">
      <w:pPr>
        <w:spacing w:line="360" w:lineRule="auto"/>
      </w:pPr>
      <w:r>
        <w:rPr>
          <w:b/>
          <w:bCs/>
          <w:shd w:val="clear" w:color="auto" w:fill="FFFF00"/>
        </w:rPr>
        <w:t>8.</w:t>
      </w:r>
      <w:r>
        <w:t xml:space="preserve"> Na veškerý text na snímku nastavte efekt, aby text přijel z levé strany obrazovky.</w:t>
      </w:r>
    </w:p>
    <w:p w:rsidR="0006590A" w:rsidRDefault="0006590A">
      <w:pPr>
        <w:keepNext w:val="0"/>
        <w:autoSpaceDE w:val="0"/>
        <w:autoSpaceDN w:val="0"/>
        <w:adjustRightInd w:val="0"/>
        <w:spacing w:line="360" w:lineRule="auto"/>
      </w:pPr>
      <w:r>
        <w:rPr>
          <w:b/>
          <w:bCs/>
          <w:shd w:val="clear" w:color="auto" w:fill="FFFF00"/>
        </w:rPr>
        <w:t>9.</w:t>
      </w:r>
      <w:r>
        <w:t xml:space="preserve"> Do třetího snímku vložte obrázek internetového vyhledávače </w:t>
      </w:r>
      <w:hyperlink r:id="rId70" w:history="1">
        <w:r>
          <w:rPr>
            <w:rStyle w:val="Hypertextovodkaz"/>
          </w:rPr>
          <w:t>www.seznam.cz</w:t>
        </w:r>
      </w:hyperlink>
      <w:r>
        <w:t xml:space="preserve">., </w:t>
      </w:r>
    </w:p>
    <w:p w:rsidR="0006590A" w:rsidRDefault="0006590A">
      <w:pPr>
        <w:keepNext w:val="0"/>
        <w:autoSpaceDE w:val="0"/>
        <w:autoSpaceDN w:val="0"/>
        <w:adjustRightInd w:val="0"/>
        <w:spacing w:line="360" w:lineRule="auto"/>
      </w:pPr>
      <w:r>
        <w:t xml:space="preserve">a to tak,  že na při postavení se na stránce vyhledávače stisknete klávesu </w:t>
      </w:r>
      <w:r>
        <w:rPr>
          <w:b/>
          <w:bCs/>
        </w:rPr>
        <w:t>PrintScreen</w:t>
      </w:r>
      <w:r>
        <w:t xml:space="preserve">. </w:t>
      </w:r>
    </w:p>
    <w:p w:rsidR="0006590A" w:rsidRDefault="0006590A">
      <w:pPr>
        <w:keepNext w:val="0"/>
        <w:autoSpaceDE w:val="0"/>
        <w:autoSpaceDN w:val="0"/>
        <w:adjustRightInd w:val="0"/>
        <w:spacing w:line="360" w:lineRule="auto"/>
      </w:pPr>
      <w:r>
        <w:t xml:space="preserve">Tím se celá obrazovka se stránkou vyhledávače uloží do schránky. Pak spusťte program </w:t>
      </w:r>
    </w:p>
    <w:p w:rsidR="0006590A" w:rsidRDefault="0006590A">
      <w:pPr>
        <w:keepNext w:val="0"/>
        <w:autoSpaceDE w:val="0"/>
        <w:autoSpaceDN w:val="0"/>
        <w:adjustRightInd w:val="0"/>
        <w:spacing w:line="360" w:lineRule="auto"/>
        <w:rPr>
          <w:bCs/>
        </w:rPr>
      </w:pPr>
      <w:r>
        <w:rPr>
          <w:b/>
        </w:rPr>
        <w:t xml:space="preserve">Malování, </w:t>
      </w:r>
      <w:r>
        <w:t xml:space="preserve"> </w:t>
      </w:r>
      <w:r>
        <w:rPr>
          <w:bCs/>
        </w:rPr>
        <w:t xml:space="preserve">vložte obrázek do souboru. Upravte jej oříznutím a takto upravený vložte </w:t>
      </w:r>
    </w:p>
    <w:p w:rsidR="0006590A" w:rsidRDefault="0006590A">
      <w:pPr>
        <w:keepNext w:val="0"/>
        <w:autoSpaceDE w:val="0"/>
        <w:autoSpaceDN w:val="0"/>
        <w:adjustRightInd w:val="0"/>
        <w:spacing w:line="360" w:lineRule="auto"/>
      </w:pPr>
      <w:r>
        <w:rPr>
          <w:bCs/>
        </w:rPr>
        <w:t>do prezentace –třetího sní</w:t>
      </w:r>
      <w:r>
        <w:rPr>
          <w:bCs/>
        </w:rPr>
        <w:t>m</w:t>
      </w:r>
      <w:r>
        <w:rPr>
          <w:bCs/>
        </w:rPr>
        <w:t>ku. Nastavte na obrázek efekt prolnutí.</w:t>
      </w:r>
    </w:p>
    <w:p w:rsidR="0006590A" w:rsidRDefault="0006590A">
      <w:pPr>
        <w:keepNext w:val="0"/>
        <w:autoSpaceDE w:val="0"/>
        <w:autoSpaceDN w:val="0"/>
        <w:adjustRightInd w:val="0"/>
        <w:spacing w:line="360" w:lineRule="auto"/>
        <w:rPr>
          <w:bCs/>
        </w:rPr>
      </w:pPr>
      <w:r>
        <w:rPr>
          <w:bCs/>
        </w:rPr>
        <w:br w:type="page"/>
      </w:r>
      <w:r>
        <w:rPr>
          <w:b/>
          <w:shd w:val="clear" w:color="auto" w:fill="FFFF00"/>
        </w:rPr>
        <w:t>10.</w:t>
      </w:r>
      <w:r>
        <w:rPr>
          <w:bCs/>
        </w:rPr>
        <w:t xml:space="preserve"> Do obrázku vložte čtyři popisky dle předlohy a na ně nastavte takové efekty, </w:t>
      </w:r>
    </w:p>
    <w:p w:rsidR="0006590A" w:rsidRDefault="0006590A">
      <w:pPr>
        <w:keepNext w:val="0"/>
        <w:autoSpaceDE w:val="0"/>
        <w:autoSpaceDN w:val="0"/>
        <w:adjustRightInd w:val="0"/>
        <w:spacing w:line="360" w:lineRule="auto"/>
        <w:rPr>
          <w:bCs/>
        </w:rPr>
      </w:pPr>
      <w:r>
        <w:rPr>
          <w:bCs/>
        </w:rPr>
        <w:t>aby jeden po druhém „přijely“ každý z jiné strany obrazovky.</w:t>
      </w:r>
    </w:p>
    <w:p w:rsidR="0006590A" w:rsidRDefault="0006590A">
      <w:pPr>
        <w:spacing w:line="360" w:lineRule="auto"/>
        <w:rPr>
          <w:bCs/>
        </w:rPr>
      </w:pPr>
      <w:r>
        <w:rPr>
          <w:b/>
          <w:shd w:val="clear" w:color="auto" w:fill="FFFF00"/>
        </w:rPr>
        <w:t>11.</w:t>
      </w:r>
      <w:r>
        <w:rPr>
          <w:bCs/>
        </w:rPr>
        <w:t xml:space="preserve"> V pravém spodním rohu vytvořte tlačítka dvou šipek pro přechod snímků na </w:t>
      </w:r>
    </w:p>
    <w:p w:rsidR="0006590A" w:rsidRDefault="0006590A">
      <w:pPr>
        <w:spacing w:line="360" w:lineRule="auto"/>
        <w:rPr>
          <w:bCs/>
        </w:rPr>
      </w:pPr>
      <w:r>
        <w:rPr>
          <w:bCs/>
        </w:rPr>
        <w:t>předchozí (druhý) nebo na další (čtvrtý).</w:t>
      </w:r>
    </w:p>
    <w:p w:rsidR="0006590A" w:rsidRDefault="0006590A">
      <w:pPr>
        <w:spacing w:line="360" w:lineRule="auto"/>
        <w:rPr>
          <w:bCs/>
        </w:rPr>
      </w:pPr>
      <w:r>
        <w:rPr>
          <w:b/>
          <w:shd w:val="clear" w:color="auto" w:fill="FFFF00"/>
        </w:rPr>
        <w:t>12.</w:t>
      </w:r>
      <w:r>
        <w:rPr>
          <w:bCs/>
        </w:rPr>
        <w:t xml:space="preserve"> Čtvrtý snímek tvoří nadpis, dva sloupce a pod nimi textový rám. </w:t>
      </w:r>
    </w:p>
    <w:p w:rsidR="0006590A" w:rsidRDefault="0006590A">
      <w:pPr>
        <w:spacing w:line="360" w:lineRule="auto"/>
        <w:rPr>
          <w:bCs/>
        </w:rPr>
      </w:pPr>
      <w:r>
        <w:rPr>
          <w:b/>
          <w:shd w:val="clear" w:color="auto" w:fill="FFFF00"/>
        </w:rPr>
        <w:t>13.</w:t>
      </w:r>
      <w:r>
        <w:rPr>
          <w:bCs/>
        </w:rPr>
        <w:t xml:space="preserve"> Nadpis: </w:t>
      </w:r>
      <w:r>
        <w:rPr>
          <w:b/>
        </w:rPr>
        <w:t>Fulltextové a katalogové vyhledávače</w:t>
      </w:r>
      <w:r>
        <w:rPr>
          <w:bCs/>
        </w:rPr>
        <w:t>. Zvýraznit červenou barvou.</w:t>
      </w:r>
    </w:p>
    <w:p w:rsidR="0006590A" w:rsidRDefault="0006590A">
      <w:pPr>
        <w:spacing w:line="360" w:lineRule="auto"/>
        <w:rPr>
          <w:b/>
        </w:rPr>
      </w:pPr>
      <w:r>
        <w:rPr>
          <w:b/>
          <w:shd w:val="clear" w:color="auto" w:fill="FFFF00"/>
        </w:rPr>
        <w:t>14.</w:t>
      </w:r>
      <w:r>
        <w:rPr>
          <w:b/>
        </w:rPr>
        <w:t xml:space="preserve"> </w:t>
      </w:r>
      <w:r>
        <w:rPr>
          <w:bCs/>
        </w:rPr>
        <w:t xml:space="preserve">V textových sloupcích nastavte nadpisy </w:t>
      </w:r>
      <w:r>
        <w:rPr>
          <w:b/>
        </w:rPr>
        <w:t xml:space="preserve">FULLTEXTOVÉ  </w:t>
      </w:r>
      <w:r>
        <w:rPr>
          <w:bCs/>
        </w:rPr>
        <w:t>a</w:t>
      </w:r>
      <w:r>
        <w:rPr>
          <w:b/>
        </w:rPr>
        <w:t xml:space="preserve"> KATALOGOVÉ </w:t>
      </w:r>
    </w:p>
    <w:p w:rsidR="0006590A" w:rsidRDefault="0006590A">
      <w:pPr>
        <w:spacing w:line="360" w:lineRule="auto"/>
        <w:rPr>
          <w:bCs/>
        </w:rPr>
      </w:pPr>
      <w:r>
        <w:rPr>
          <w:bCs/>
        </w:rPr>
        <w:t>nastavte tak, byly tučné, velkými písmeny a nebyly zahrnuty v odrážkách.</w:t>
      </w:r>
    </w:p>
    <w:p w:rsidR="0006590A" w:rsidRDefault="0006590A">
      <w:pPr>
        <w:spacing w:line="360" w:lineRule="auto"/>
        <w:rPr>
          <w:b/>
          <w:i/>
          <w:iCs/>
        </w:rPr>
      </w:pPr>
      <w:r>
        <w:rPr>
          <w:b/>
          <w:shd w:val="clear" w:color="auto" w:fill="FFFF00"/>
        </w:rPr>
        <w:t>15.</w:t>
      </w:r>
      <w:r>
        <w:rPr>
          <w:b/>
        </w:rPr>
        <w:t xml:space="preserve"> </w:t>
      </w:r>
      <w:r>
        <w:rPr>
          <w:bCs/>
        </w:rPr>
        <w:t xml:space="preserve">Texty ve sloupcích nastavte v odrážkách a kurzívou. </w:t>
      </w:r>
      <w:r>
        <w:rPr>
          <w:b/>
        </w:rPr>
        <w:t>č. 1</w:t>
      </w:r>
      <w:r>
        <w:rPr>
          <w:b/>
          <w:i/>
          <w:iCs/>
        </w:rPr>
        <w:t xml:space="preserve"> – Vyhledávají podle</w:t>
      </w:r>
    </w:p>
    <w:p w:rsidR="0006590A" w:rsidRDefault="0006590A">
      <w:pPr>
        <w:spacing w:line="360" w:lineRule="auto"/>
        <w:rPr>
          <w:b/>
          <w:i/>
          <w:iCs/>
        </w:rPr>
      </w:pPr>
      <w:r>
        <w:rPr>
          <w:b/>
          <w:i/>
          <w:iCs/>
        </w:rPr>
        <w:t xml:space="preserve"> skutečného obsahu stránek, které mají uložené na svých discích. </w:t>
      </w:r>
      <w:r>
        <w:rPr>
          <w:b/>
        </w:rPr>
        <w:t>č. 2</w:t>
      </w:r>
      <w:r>
        <w:rPr>
          <w:b/>
          <w:i/>
          <w:iCs/>
        </w:rPr>
        <w:t>- Vyhledávají</w:t>
      </w:r>
    </w:p>
    <w:p w:rsidR="0006590A" w:rsidRDefault="0006590A">
      <w:pPr>
        <w:spacing w:line="360" w:lineRule="auto"/>
        <w:rPr>
          <w:b/>
          <w:i/>
          <w:iCs/>
        </w:rPr>
      </w:pPr>
      <w:r>
        <w:rPr>
          <w:b/>
          <w:i/>
          <w:iCs/>
        </w:rPr>
        <w:t xml:space="preserve"> podle informací, kt</w:t>
      </w:r>
      <w:r>
        <w:rPr>
          <w:b/>
          <w:i/>
          <w:iCs/>
        </w:rPr>
        <w:t>e</w:t>
      </w:r>
      <w:r>
        <w:rPr>
          <w:b/>
          <w:i/>
          <w:iCs/>
        </w:rPr>
        <w:t>ré o stránce obsahuje katalog.</w:t>
      </w:r>
    </w:p>
    <w:p w:rsidR="0006590A" w:rsidRDefault="0006590A">
      <w:pPr>
        <w:spacing w:line="360" w:lineRule="auto"/>
        <w:rPr>
          <w:b/>
        </w:rPr>
      </w:pPr>
      <w:r>
        <w:rPr>
          <w:b/>
          <w:shd w:val="clear" w:color="auto" w:fill="FFFF00"/>
        </w:rPr>
        <w:t>16.</w:t>
      </w:r>
      <w:r>
        <w:rPr>
          <w:b/>
        </w:rPr>
        <w:t xml:space="preserve"> </w:t>
      </w:r>
      <w:r>
        <w:rPr>
          <w:bCs/>
        </w:rPr>
        <w:t>Do spodní části snímku vložte textový rám a do něj texty: č.1-</w:t>
      </w:r>
      <w:r>
        <w:rPr>
          <w:b/>
        </w:rPr>
        <w:t xml:space="preserve">zahraniční: </w:t>
      </w:r>
    </w:p>
    <w:p w:rsidR="0006590A" w:rsidRDefault="0006590A">
      <w:pPr>
        <w:spacing w:line="360" w:lineRule="auto"/>
        <w:rPr>
          <w:bCs/>
        </w:rPr>
      </w:pPr>
      <w:r>
        <w:rPr>
          <w:bCs/>
        </w:rPr>
        <w:t>google.com; yahoo.com; altavista.com;</w:t>
      </w:r>
      <w:r>
        <w:rPr>
          <w:b/>
        </w:rPr>
        <w:t xml:space="preserve"> č. 2-</w:t>
      </w:r>
      <w:r>
        <w:rPr>
          <w:bCs/>
        </w:rPr>
        <w:t xml:space="preserve"> </w:t>
      </w:r>
      <w:r>
        <w:rPr>
          <w:b/>
        </w:rPr>
        <w:t xml:space="preserve">české:  </w:t>
      </w:r>
      <w:r>
        <w:rPr>
          <w:bCs/>
        </w:rPr>
        <w:t xml:space="preserve">seznam.cz; atlas.cz; quick.cz; </w:t>
      </w:r>
    </w:p>
    <w:p w:rsidR="0006590A" w:rsidRDefault="0006590A">
      <w:pPr>
        <w:spacing w:line="360" w:lineRule="auto"/>
        <w:rPr>
          <w:bCs/>
        </w:rPr>
      </w:pPr>
      <w:r>
        <w:rPr>
          <w:bCs/>
        </w:rPr>
        <w:t>tiscali.cz.</w:t>
      </w:r>
    </w:p>
    <w:p w:rsidR="0006590A" w:rsidRDefault="0006590A">
      <w:pPr>
        <w:spacing w:line="360" w:lineRule="auto"/>
        <w:rPr>
          <w:bCs/>
        </w:rPr>
      </w:pPr>
      <w:r>
        <w:rPr>
          <w:b/>
          <w:shd w:val="clear" w:color="auto" w:fill="FFFF00"/>
        </w:rPr>
        <w:t>17.</w:t>
      </w:r>
      <w:r>
        <w:rPr>
          <w:b/>
        </w:rPr>
        <w:t xml:space="preserve"> </w:t>
      </w:r>
      <w:r>
        <w:rPr>
          <w:bCs/>
        </w:rPr>
        <w:t xml:space="preserve">Textový rám nastavte tak, aby jeho pozadí tvořil přechod ze světle žluté barvy </w:t>
      </w:r>
    </w:p>
    <w:p w:rsidR="0006590A" w:rsidRDefault="0006590A">
      <w:pPr>
        <w:spacing w:line="360" w:lineRule="auto"/>
        <w:rPr>
          <w:bCs/>
        </w:rPr>
      </w:pPr>
      <w:r>
        <w:rPr>
          <w:bCs/>
        </w:rPr>
        <w:t>(nahoře) do tmavě žluté barvy (dole).</w:t>
      </w:r>
    </w:p>
    <w:p w:rsidR="0006590A" w:rsidRDefault="0006590A">
      <w:pPr>
        <w:spacing w:line="360" w:lineRule="auto"/>
        <w:rPr>
          <w:bCs/>
        </w:rPr>
      </w:pPr>
      <w:r>
        <w:rPr>
          <w:b/>
          <w:shd w:val="clear" w:color="auto" w:fill="FFFF00"/>
        </w:rPr>
        <w:t>18.</w:t>
      </w:r>
      <w:r>
        <w:rPr>
          <w:b/>
        </w:rPr>
        <w:t xml:space="preserve"> </w:t>
      </w:r>
      <w:r>
        <w:rPr>
          <w:bCs/>
        </w:rPr>
        <w:t>K nadpisům „zahraniční“ a „české“ nastavte zleva červené šipky.</w:t>
      </w:r>
    </w:p>
    <w:p w:rsidR="0006590A" w:rsidRDefault="0006590A">
      <w:pPr>
        <w:spacing w:line="360" w:lineRule="auto"/>
        <w:rPr>
          <w:bCs/>
        </w:rPr>
      </w:pPr>
      <w:r>
        <w:rPr>
          <w:b/>
          <w:shd w:val="clear" w:color="auto" w:fill="FFFF00"/>
        </w:rPr>
        <w:t>19.</w:t>
      </w:r>
      <w:r>
        <w:rPr>
          <w:bCs/>
        </w:rPr>
        <w:t xml:space="preserve"> Na snímek nastavte animování tak, aby se objekty zobrazovaly v následujícím </w:t>
      </w:r>
    </w:p>
    <w:p w:rsidR="0006590A" w:rsidRDefault="0006590A">
      <w:pPr>
        <w:spacing w:line="360" w:lineRule="auto"/>
        <w:rPr>
          <w:bCs/>
        </w:rPr>
      </w:pPr>
      <w:r>
        <w:rPr>
          <w:bCs/>
        </w:rPr>
        <w:t>pořadí a s následujícími efekty.</w:t>
      </w:r>
    </w:p>
    <w:p w:rsidR="0006590A" w:rsidRDefault="0006590A" w:rsidP="00803C00">
      <w:pPr>
        <w:keepNext w:val="0"/>
        <w:numPr>
          <w:ilvl w:val="0"/>
          <w:numId w:val="35"/>
        </w:numPr>
        <w:spacing w:line="360" w:lineRule="auto"/>
        <w:rPr>
          <w:bCs/>
        </w:rPr>
      </w:pPr>
      <w:r>
        <w:rPr>
          <w:bCs/>
        </w:rPr>
        <w:t>nejprve se zobrazí nadpis- bez efektu.</w:t>
      </w:r>
    </w:p>
    <w:p w:rsidR="0006590A" w:rsidRDefault="0006590A" w:rsidP="00803C00">
      <w:pPr>
        <w:keepNext w:val="0"/>
        <w:numPr>
          <w:ilvl w:val="0"/>
          <w:numId w:val="35"/>
        </w:numPr>
        <w:spacing w:line="360" w:lineRule="auto"/>
        <w:rPr>
          <w:bCs/>
        </w:rPr>
      </w:pPr>
      <w:r>
        <w:rPr>
          <w:bCs/>
        </w:rPr>
        <w:t xml:space="preserve">Jako druhý se zobrazí levý textový rám uprostřed, do něhož bude text padat </w:t>
      </w:r>
    </w:p>
    <w:p w:rsidR="0006590A" w:rsidRDefault="0006590A">
      <w:pPr>
        <w:keepNext w:val="0"/>
        <w:spacing w:line="360" w:lineRule="auto"/>
        <w:ind w:left="360"/>
        <w:rPr>
          <w:bCs/>
        </w:rPr>
      </w:pPr>
      <w:r>
        <w:rPr>
          <w:bCs/>
        </w:rPr>
        <w:t xml:space="preserve">       efektem laser.</w:t>
      </w:r>
    </w:p>
    <w:p w:rsidR="0006590A" w:rsidRDefault="0006590A" w:rsidP="00803C00">
      <w:pPr>
        <w:keepNext w:val="0"/>
        <w:numPr>
          <w:ilvl w:val="0"/>
          <w:numId w:val="35"/>
        </w:numPr>
        <w:spacing w:line="360" w:lineRule="auto"/>
        <w:rPr>
          <w:bCs/>
        </w:rPr>
      </w:pPr>
      <w:r>
        <w:rPr>
          <w:bCs/>
        </w:rPr>
        <w:t>Jako třetí se zobrazí rám uprostřed, do něhož bude text padat efektem laser</w:t>
      </w:r>
    </w:p>
    <w:p w:rsidR="0006590A" w:rsidRDefault="0006590A" w:rsidP="00803C00">
      <w:pPr>
        <w:keepNext w:val="0"/>
        <w:numPr>
          <w:ilvl w:val="0"/>
          <w:numId w:val="35"/>
        </w:numPr>
        <w:spacing w:line="360" w:lineRule="auto"/>
        <w:rPr>
          <w:bCs/>
        </w:rPr>
      </w:pPr>
      <w:r>
        <w:rPr>
          <w:bCs/>
        </w:rPr>
        <w:t>Jako čtvrté se zobrazí červené šipky, efektem přijetí z levé strany obrazovky</w:t>
      </w:r>
    </w:p>
    <w:p w:rsidR="0006590A" w:rsidRDefault="0006590A">
      <w:pPr>
        <w:spacing w:line="360" w:lineRule="auto"/>
        <w:rPr>
          <w:bCs/>
        </w:rPr>
      </w:pPr>
      <w:r>
        <w:rPr>
          <w:b/>
          <w:shd w:val="clear" w:color="auto" w:fill="FFFF00"/>
        </w:rPr>
        <w:t>20.</w:t>
      </w:r>
      <w:r>
        <w:rPr>
          <w:bCs/>
        </w:rPr>
        <w:t xml:space="preserve"> V pravém spodním rohu vytvořte tlačítko šipky doleva. Nastavte tak, aby po spuštění </w:t>
      </w:r>
    </w:p>
    <w:p w:rsidR="0006590A" w:rsidRDefault="0006590A">
      <w:pPr>
        <w:spacing w:line="360" w:lineRule="auto"/>
        <w:rPr>
          <w:bCs/>
        </w:rPr>
      </w:pPr>
      <w:r>
        <w:rPr>
          <w:bCs/>
        </w:rPr>
        <w:t>pr</w:t>
      </w:r>
      <w:r>
        <w:rPr>
          <w:bCs/>
        </w:rPr>
        <w:t>e</w:t>
      </w:r>
      <w:r>
        <w:rPr>
          <w:bCs/>
        </w:rPr>
        <w:t>zentace tlačítko se šipkou způsobilo po klepnutí přechod na předchozí (třetí) snímek.</w:t>
      </w:r>
    </w:p>
    <w:p w:rsidR="0006590A" w:rsidRDefault="0006590A">
      <w:pPr>
        <w:spacing w:line="360" w:lineRule="auto"/>
        <w:rPr>
          <w:bCs/>
        </w:rPr>
      </w:pPr>
      <w:r>
        <w:rPr>
          <w:b/>
          <w:shd w:val="clear" w:color="auto" w:fill="FFFF00"/>
        </w:rPr>
        <w:t>21.</w:t>
      </w:r>
      <w:r>
        <w:rPr>
          <w:bCs/>
        </w:rPr>
        <w:t xml:space="preserve"> Všechny čtyři snímky vytiskněte.</w:t>
      </w:r>
    </w:p>
    <w:p w:rsidR="0006590A" w:rsidRDefault="0006590A">
      <w:pPr>
        <w:spacing w:line="360" w:lineRule="auto"/>
        <w:jc w:val="left"/>
        <w:rPr>
          <w:bCs/>
        </w:rPr>
      </w:pPr>
      <w:r>
        <w:rPr>
          <w:b/>
          <w:shd w:val="clear" w:color="auto" w:fill="FFFF00"/>
        </w:rPr>
        <w:t>22.</w:t>
      </w:r>
      <w:r>
        <w:rPr>
          <w:bCs/>
        </w:rPr>
        <w:t xml:space="preserve"> Prezentaci zabalte do podadresáře „</w:t>
      </w:r>
      <w:r>
        <w:rPr>
          <w:b/>
        </w:rPr>
        <w:t>na cesty</w:t>
      </w:r>
      <w:r>
        <w:rPr>
          <w:bCs/>
        </w:rPr>
        <w:t>“ a také do souboru předvádění ve formátu</w:t>
      </w:r>
    </w:p>
    <w:p w:rsidR="0006590A" w:rsidRDefault="0006590A">
      <w:pPr>
        <w:spacing w:line="360" w:lineRule="auto"/>
        <w:rPr>
          <w:bCs/>
        </w:rPr>
      </w:pPr>
      <w:r>
        <w:rPr>
          <w:bCs/>
        </w:rPr>
        <w:t xml:space="preserve">  </w:t>
      </w:r>
      <w:r>
        <w:rPr>
          <w:b/>
        </w:rPr>
        <w:t>*.pps</w:t>
      </w:r>
      <w:r>
        <w:rPr>
          <w:bCs/>
        </w:rPr>
        <w:t>. Pojmenování adresáře: „</w:t>
      </w:r>
      <w:r>
        <w:rPr>
          <w:b/>
        </w:rPr>
        <w:t>příjmení.pps</w:t>
      </w:r>
      <w:r>
        <w:rPr>
          <w:bCs/>
        </w:rPr>
        <w:t>“. Celý adresář nakopírujte na určený web školy. Viz</w:t>
      </w:r>
      <w:hyperlink w:anchor="_Příloha_č.6" w:history="1">
        <w:r>
          <w:rPr>
            <w:rStyle w:val="Hypertextovodkaz"/>
            <w:bCs/>
            <w:color w:val="auto"/>
            <w:u w:val="none"/>
          </w:rPr>
          <w:t xml:space="preserve"> </w:t>
        </w:r>
        <w:r>
          <w:rPr>
            <w:rStyle w:val="Hypertextovodkaz"/>
            <w:bCs/>
            <w:i/>
            <w:iCs/>
            <w:color w:val="auto"/>
            <w:u w:val="none"/>
          </w:rPr>
          <w:t>příloha č.6 BP</w:t>
        </w:r>
      </w:hyperlink>
      <w:r>
        <w:rPr>
          <w:bCs/>
        </w:rPr>
        <w:t>.</w:t>
      </w: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keepNext w:val="0"/>
        <w:autoSpaceDE w:val="0"/>
        <w:autoSpaceDN w:val="0"/>
        <w:adjustRightInd w:val="0"/>
        <w:spacing w:line="240" w:lineRule="auto"/>
        <w:jc w:val="left"/>
        <w:rPr>
          <w:b/>
          <w:bCs/>
        </w:rPr>
      </w:pPr>
    </w:p>
    <w:p w:rsidR="0006590A" w:rsidRDefault="0006590A">
      <w:pPr>
        <w:pStyle w:val="Nadpis1"/>
      </w:pPr>
      <w:bookmarkStart w:id="48" w:name="_Závěr"/>
      <w:bookmarkEnd w:id="48"/>
      <w:r>
        <w:br w:type="page"/>
      </w:r>
      <w:r>
        <w:rPr>
          <w:shd w:val="clear" w:color="auto" w:fill="003366"/>
        </w:rPr>
        <w:t>Závěr</w:t>
      </w:r>
      <w:r>
        <w:t xml:space="preserve">                                                                                     </w:t>
      </w:r>
      <w:r>
        <w:rPr>
          <w:i/>
          <w:iCs/>
          <w:sz w:val="20"/>
          <w:szCs w:val="20"/>
        </w:rPr>
        <w:t xml:space="preserve">zpět na </w:t>
      </w:r>
      <w:hyperlink w:anchor="_Obsah:" w:history="1">
        <w:r>
          <w:rPr>
            <w:rStyle w:val="Hypertextovodkaz"/>
            <w:i/>
            <w:iCs/>
            <w:color w:val="auto"/>
            <w:sz w:val="20"/>
            <w:szCs w:val="20"/>
          </w:rPr>
          <w:t>obs</w:t>
        </w:r>
        <w:r>
          <w:rPr>
            <w:rStyle w:val="Hypertextovodkaz"/>
            <w:i/>
            <w:iCs/>
            <w:color w:val="auto"/>
            <w:sz w:val="20"/>
            <w:szCs w:val="20"/>
          </w:rPr>
          <w:t>a</w:t>
        </w:r>
        <w:r>
          <w:rPr>
            <w:rStyle w:val="Hypertextovodkaz"/>
            <w:i/>
            <w:iCs/>
            <w:color w:val="auto"/>
            <w:sz w:val="20"/>
            <w:szCs w:val="20"/>
          </w:rPr>
          <w:t>h</w:t>
        </w:r>
      </w:hyperlink>
    </w:p>
    <w:p w:rsidR="0006590A" w:rsidRDefault="0006590A">
      <w:r>
        <w:t xml:space="preserve">     Velkým rozvojem procházejí multimedia v oblasti vzdělávání. Stejně jako při prezentaci po</w:t>
      </w:r>
      <w:r>
        <w:t>d</w:t>
      </w:r>
      <w:r>
        <w:t>nikatelského plánu i zde učitel prezentuje určitou oblast s jím stanoveným záběrem z hlediska hloubky a šířky informací. Jeho úloha se tak přenáší z úrovně přednášejícího do polohy zkušeného a věci znalého partnera svým žákům. Jeho r</w:t>
      </w:r>
      <w:r>
        <w:t>é</w:t>
      </w:r>
      <w:r>
        <w:t>torické schopnosti nahrazuje mnohem zajímavější a přesnější formou multimediální produkt, promítaný na plátno, či pr</w:t>
      </w:r>
      <w:r>
        <w:t>e</w:t>
      </w:r>
      <w:r>
        <w:t>zentovaný na monitorech žáků. Učitel tak má možnost plně se věnovat dotazům žáků a tím správně vést tok jejich myšlenek tak, aby danou problematiku co nejlépe pochopili.</w:t>
      </w:r>
    </w:p>
    <w:p w:rsidR="0006590A" w:rsidRDefault="0006590A">
      <w:r>
        <w:t xml:space="preserve">     Už první výukové programy a dnešní moderní interaktivní učebnice prokazují, že mult</w:t>
      </w:r>
      <w:r>
        <w:t>i</w:t>
      </w:r>
      <w:r>
        <w:t>mediální soustavy stírají hranice mezi vzděláváním a zábavou, snadnou interakcí ve všech fázích pr</w:t>
      </w:r>
      <w:r>
        <w:t>o</w:t>
      </w:r>
      <w:r>
        <w:t>gramu, který je věrně a nápaditě ilustrován a oživen pohyblivými sekvencemi, a víc než dos</w:t>
      </w:r>
      <w:r>
        <w:t>a</w:t>
      </w:r>
      <w:r>
        <w:t>vadní metody výuky a vzdělávání se přiblíží Komenského ideálu ”škola hrou”.</w:t>
      </w:r>
    </w:p>
    <w:p w:rsidR="0006590A" w:rsidRDefault="0006590A">
      <w:r>
        <w:t xml:space="preserve">   Standardní tištěné výukové materiály, jako jsou učebnice a pracovní sešity, jsou a ještě dlouhou dobu zůstanou základnou vzdělávacích systémů u nás i v zahraničí. Tento fakt není zpochybněn ani masivním nástupem interaktivních tabulí do škol, jak je možné pozorovat v zemích s rozvinutějším stupněm nasazení ICT ve výuce. Kromě své role ve výukovém pr</w:t>
      </w:r>
      <w:r>
        <w:t>o</w:t>
      </w:r>
      <w:r>
        <w:t xml:space="preserve">cesu sehrávají totiž učebnice i důležitou psychologickou roli jakéhosi konkrétného rozhraní mezi školou a rodiči. Podle kvality používaných učebnic tak mohou rodiče posuzovat i kvalitu školy, kterou jejich dítě navštěvuje. A v dnešní době více jak kdy před tím školy na všech úrovních „bojují“ o přízeň žáků a rodičů. </w:t>
      </w:r>
    </w:p>
    <w:p w:rsidR="0006590A" w:rsidRDefault="0006590A">
      <w:r>
        <w:t xml:space="preserve">     Zásadně důležité je pochopit fakt, že učitelé budou vždy tvořit neoddělitelnou součást mu</w:t>
      </w:r>
      <w:r>
        <w:t>l</w:t>
      </w:r>
      <w:r>
        <w:t>timediálního vyučování. Našli se takoví, kteří zvěstovali zánik vzdělávání s nástupem mult</w:t>
      </w:r>
      <w:r>
        <w:t>i</w:t>
      </w:r>
      <w:r>
        <w:t>médií. Ve skutečnosti multimédia pouze podporují standardní vyučovací metody. Jediný uč</w:t>
      </w:r>
      <w:r>
        <w:t>i</w:t>
      </w:r>
      <w:r>
        <w:t>tel má stále ještě větší cenu, než celá hromada hardware, ať už jakkoli dokonalého. Multim</w:t>
      </w:r>
      <w:r>
        <w:t>é</w:t>
      </w:r>
      <w:r>
        <w:t>dia ve vzdělávání pomáhají učiteli využívat a podporovat jeden ze vzácných a důležitých pr</w:t>
      </w:r>
      <w:r>
        <w:t>v</w:t>
      </w:r>
      <w:r>
        <w:t>ků výuky, jímž je zvídavost. Jestliže učitel probírá nějaké téma a poskytne maximální možné množství informací v podobě gr</w:t>
      </w:r>
      <w:r>
        <w:t>a</w:t>
      </w:r>
      <w:r>
        <w:t>fiky, textu, obrazového záznamu a tak dále, může se žáky dané téma probrat v ši</w:t>
      </w:r>
      <w:r>
        <w:t>r</w:t>
      </w:r>
      <w:r>
        <w:t>ších souvislostech. Jestliže žáci najdou rozhodující informace mezi různými multim</w:t>
      </w:r>
      <w:r>
        <w:t>e</w:t>
      </w:r>
      <w:r>
        <w:t>diálními tituly, může jim širší perspektiva pomoci k pochopení obtížnějších otázek. Trend směřuje k integraci počítačů do všech předmětů. Takový krok předpokládá odbornou způsobilost všech učitelů, dostatečnou dostupnost odpovídajícím způsobem vyb</w:t>
      </w:r>
      <w:r>
        <w:t>a</w:t>
      </w:r>
      <w:r>
        <w:t xml:space="preserve">vených počítačů a alternativní úpravu osnov v podobě ŠVP. </w:t>
      </w:r>
    </w:p>
    <w:p w:rsidR="0006590A" w:rsidRDefault="0006590A">
      <w:r>
        <w:t xml:space="preserve">     Tento vývoj v našem školství zatím není tak rychlý, vzhledem k nedostatku financí, a b</w:t>
      </w:r>
      <w:r>
        <w:t>o</w:t>
      </w:r>
      <w:r>
        <w:t>hužel, i motivací učitelů. Jistě se však již dnes stále častěji nachází podmínky a v</w:t>
      </w:r>
      <w:r>
        <w:t>ý</w:t>
      </w:r>
      <w:r>
        <w:t>jimeční učitelé, kteří dokáží počítač zapojit i do výuky informatice vzdáleného předmětu. Ale protože není možné, aby výuka všech předmětů probíhala na počítačové učebně, stále více se uplatň</w:t>
      </w:r>
      <w:r>
        <w:t>u</w:t>
      </w:r>
      <w:r>
        <w:t>jí např. interaktivní tabule v mateřských třídách a tak se počítač stává součástí běžného vyb</w:t>
      </w:r>
      <w:r>
        <w:t>a</w:t>
      </w:r>
      <w:r>
        <w:t>vení každé uče</w:t>
      </w:r>
      <w:r>
        <w:t>b</w:t>
      </w:r>
      <w:r>
        <w:t xml:space="preserve">ny. </w:t>
      </w:r>
    </w:p>
    <w:p w:rsidR="0006590A" w:rsidRDefault="0006590A">
      <w:pPr>
        <w:rPr>
          <w:b/>
          <w:bCs/>
        </w:rPr>
      </w:pPr>
      <w:r>
        <w:t xml:space="preserve">     V praxi se absolventi středních škol setkávají při nástupu do zaměstnání s firmami, kteří se bez počítačů již neobejdou. V tomto směru školy pokulhávají za praxí. Řada ekonomického, materiálového, skladového, personálního, plán</w:t>
      </w:r>
      <w:r>
        <w:t>o</w:t>
      </w:r>
      <w:r>
        <w:t>vacího, konstrukčního a dalšího softwaru, který je již dnes schopen zabrat většinu oborů li</w:t>
      </w:r>
      <w:r>
        <w:t>d</w:t>
      </w:r>
      <w:r>
        <w:t>ské činnosti, je toho důkazem. Firmy si mohou dovolit rychle reagovat na změny a investovat do nejmodernějšího hardwaru, což dnešní základní a střední školství zatím nemůže. Skloubit a využít co nejlépe možností současné školy, tj. využití kvalitního managementu školy, odborné připravenosti a lidských kvalit flexibilních učitelů i aktivitu žáků k tomu, aby se co ne</w:t>
      </w:r>
      <w:r>
        <w:t>j</w:t>
      </w:r>
      <w:r>
        <w:t>lépe připravili na svoje povolání a život, je tím ne</w:t>
      </w:r>
      <w:r>
        <w:t>j</w:t>
      </w:r>
      <w:r>
        <w:t>důležitějším posláním dnešního školství.</w:t>
      </w:r>
    </w:p>
    <w:p w:rsidR="0006590A" w:rsidRDefault="0006590A">
      <w:pPr>
        <w:rPr>
          <w:b/>
          <w:bCs/>
        </w:rPr>
      </w:pPr>
    </w:p>
    <w:p w:rsidR="0006590A" w:rsidRDefault="0006590A"/>
    <w:p w:rsidR="0006590A" w:rsidRDefault="0006590A">
      <w:pPr>
        <w:sectPr w:rsidR="0006590A">
          <w:footerReference w:type="default" r:id="rId71"/>
          <w:pgSz w:w="11906" w:h="16838" w:code="9"/>
          <w:pgMar w:top="1418" w:right="851" w:bottom="851" w:left="1985" w:header="709" w:footer="709" w:gutter="0"/>
          <w:cols w:space="708"/>
          <w:docGrid w:linePitch="360"/>
        </w:sectPr>
      </w:pPr>
    </w:p>
    <w:p w:rsidR="0006590A" w:rsidRDefault="0006590A">
      <w:pPr>
        <w:pStyle w:val="Nadpis1"/>
      </w:pPr>
      <w:bookmarkStart w:id="49" w:name="_Literatura___                      "/>
      <w:bookmarkStart w:id="50" w:name="_Resumé___                          "/>
      <w:bookmarkStart w:id="51" w:name="_Bibliografický_záznam__            "/>
      <w:bookmarkEnd w:id="49"/>
      <w:bookmarkEnd w:id="50"/>
      <w:bookmarkEnd w:id="51"/>
      <w:r>
        <w:br w:type="page"/>
      </w:r>
      <w:r>
        <w:rPr>
          <w:shd w:val="clear" w:color="auto" w:fill="FFFF99"/>
        </w:rPr>
        <w:t>Bibliografický záznam</w:t>
      </w:r>
      <w:r>
        <w:t xml:space="preserve">                                                         </w:t>
      </w:r>
      <w:r>
        <w:rPr>
          <w:i/>
          <w:iCs/>
          <w:sz w:val="20"/>
          <w:szCs w:val="20"/>
        </w:rPr>
        <w:t xml:space="preserve">zpět na </w:t>
      </w:r>
      <w:hyperlink w:anchor="_Obsah:" w:history="1">
        <w:r>
          <w:rPr>
            <w:rStyle w:val="Hypertextovodkaz"/>
            <w:i/>
            <w:iCs/>
            <w:color w:val="auto"/>
            <w:sz w:val="20"/>
            <w:szCs w:val="20"/>
          </w:rPr>
          <w:t>obsah</w:t>
        </w:r>
      </w:hyperlink>
    </w:p>
    <w:p w:rsidR="000A2769" w:rsidRDefault="0006590A">
      <w:r>
        <w:rPr>
          <w:caps/>
        </w:rPr>
        <w:t>Řiháček, Petr</w:t>
      </w:r>
      <w:r>
        <w:t xml:space="preserve">. </w:t>
      </w:r>
      <w:r>
        <w:rPr>
          <w:i/>
          <w:iCs/>
        </w:rPr>
        <w:t>Využití počítače ve vyučování</w:t>
      </w:r>
      <w:r>
        <w:t xml:space="preserve">: bakalářská práce. </w:t>
      </w:r>
    </w:p>
    <w:p w:rsidR="0006590A" w:rsidRDefault="0006590A" w:rsidP="000A2769">
      <w:r>
        <w:t>Brno: Fakulta pedagogická Masarykovy univerzity v Brně. Katedra didaktických technologií, 2010, 61 s. a přílohy. Vedoucí bakalářské práce Ing. VOJÁČEK Josef, Ph.D</w:t>
      </w:r>
    </w:p>
    <w:p w:rsidR="0006590A" w:rsidRDefault="0006590A">
      <w:pPr>
        <w:pStyle w:val="Nadpis1"/>
      </w:pPr>
    </w:p>
    <w:p w:rsidR="0006590A" w:rsidRDefault="0006590A">
      <w:pPr>
        <w:pStyle w:val="Nadpis1"/>
      </w:pPr>
      <w:r>
        <w:rPr>
          <w:shd w:val="clear" w:color="auto" w:fill="FFFF99"/>
        </w:rPr>
        <w:t>Anotace</w:t>
      </w:r>
      <w:r>
        <w:rPr>
          <w:i/>
          <w:iCs/>
          <w:sz w:val="20"/>
          <w:szCs w:val="20"/>
        </w:rPr>
        <w:t xml:space="preserve">                                                                                                                                   zpět na </w:t>
      </w:r>
      <w:hyperlink w:anchor="_Obsah:" w:history="1">
        <w:r>
          <w:rPr>
            <w:rStyle w:val="Hypertextovodkaz"/>
            <w:i/>
            <w:iCs/>
            <w:color w:val="auto"/>
            <w:sz w:val="20"/>
            <w:szCs w:val="20"/>
          </w:rPr>
          <w:t>obs</w:t>
        </w:r>
        <w:r>
          <w:rPr>
            <w:rStyle w:val="Hypertextovodkaz"/>
            <w:i/>
            <w:iCs/>
            <w:color w:val="auto"/>
            <w:sz w:val="20"/>
            <w:szCs w:val="20"/>
          </w:rPr>
          <w:t>a</w:t>
        </w:r>
        <w:r>
          <w:rPr>
            <w:rStyle w:val="Hypertextovodkaz"/>
            <w:i/>
            <w:iCs/>
            <w:color w:val="auto"/>
            <w:sz w:val="20"/>
            <w:szCs w:val="20"/>
          </w:rPr>
          <w:t>h</w:t>
        </w:r>
      </w:hyperlink>
    </w:p>
    <w:p w:rsidR="0006590A" w:rsidRDefault="0006590A"/>
    <w:p w:rsidR="0006590A" w:rsidRDefault="0006590A">
      <w:bookmarkStart w:id="52" w:name="OLE_LINK5"/>
      <w:r>
        <w:t>Bakalářská práce „</w:t>
      </w:r>
      <w:r>
        <w:rPr>
          <w:b/>
        </w:rPr>
        <w:t>Využití počítače ve vyučování</w:t>
      </w:r>
      <w:r>
        <w:t>“ pojednává o jednom ze základních didaktických principů – principu názornosti a o možnostech využití moderních didaktických prostředků ve vyučovacím procesu. Pro lepší orientaci učitelů jsou technické parametry těch nejvýznamnější popsány. Autor se zabývá tvorbou učebních osnov konkrétních odborných předmětů jako nedílné součásti ŠVP. V práci jsou předvedeny praktické ukázky zpracování základního dokumentu učitele odborných předmětů – písemné přípravy a zpracované pomocné metodické materiály – didaktické náplně pro odborný předmět Informa</w:t>
      </w:r>
      <w:bookmarkEnd w:id="52"/>
      <w:r>
        <w:t>ční a komunikační technologie.</w:t>
      </w:r>
    </w:p>
    <w:p w:rsidR="0006590A" w:rsidRDefault="0006590A"/>
    <w:p w:rsidR="0006590A" w:rsidRDefault="0006590A">
      <w:pPr>
        <w:pStyle w:val="Nadpis1"/>
        <w:rPr>
          <w:shd w:val="clear" w:color="auto" w:fill="FFFF99"/>
        </w:rPr>
      </w:pPr>
      <w:r>
        <w:rPr>
          <w:shd w:val="clear" w:color="auto" w:fill="FFFF99"/>
        </w:rPr>
        <w:t>Annotation</w:t>
      </w:r>
    </w:p>
    <w:p w:rsidR="0006590A" w:rsidRDefault="0006590A">
      <w:r>
        <w:t>Bachelor thesis "Using a computer in the lessons" is about one of the fundamental teaching principles - the principle of clarity and the possibilities of using modern teaching facilities in the teaching process. For better orientation of teachers the most important technical parameters are described. The author has been developing the curricula of specific technical subjects as an integral part of GMP. The work demonstrates some practical examples of the basic documents teacher of vocational subjects teachers - writing training and assistance processed methodological materials - charges for teaching the technical subject Information and Communication Technologies.</w:t>
      </w:r>
    </w:p>
    <w:p w:rsidR="0006590A" w:rsidRDefault="0006590A"/>
    <w:p w:rsidR="0006590A" w:rsidRDefault="0006590A">
      <w:pPr>
        <w:pStyle w:val="Nadpis1"/>
      </w:pPr>
      <w:bookmarkStart w:id="53" w:name="_Klíčová_slova"/>
      <w:bookmarkEnd w:id="53"/>
      <w:r>
        <w:rPr>
          <w:shd w:val="clear" w:color="auto" w:fill="FFFF99"/>
        </w:rPr>
        <w:t>Klíčová slova</w:t>
      </w:r>
      <w:r>
        <w:t xml:space="preserve">                                                                          </w:t>
      </w:r>
      <w:r>
        <w:rPr>
          <w:i/>
          <w:iCs/>
          <w:sz w:val="20"/>
          <w:szCs w:val="20"/>
        </w:rPr>
        <w:t xml:space="preserve">zpět na </w:t>
      </w:r>
      <w:hyperlink w:anchor="_Obsah:" w:history="1">
        <w:r>
          <w:rPr>
            <w:rStyle w:val="Hypertextovodkaz"/>
            <w:i/>
            <w:iCs/>
            <w:color w:val="auto"/>
            <w:sz w:val="20"/>
            <w:szCs w:val="20"/>
          </w:rPr>
          <w:t>obsah</w:t>
        </w:r>
      </w:hyperlink>
    </w:p>
    <w:p w:rsidR="0006590A" w:rsidRDefault="0006590A">
      <w:r>
        <w:t>Dataprojektor; Interaktivní tabule; i-učebnice; Klíčové kompetence; Multimédia; Prezentace; Učební plán; Vizualizér; Výukový software</w:t>
      </w:r>
    </w:p>
    <w:p w:rsidR="0006590A" w:rsidRDefault="0006590A"/>
    <w:p w:rsidR="0006590A" w:rsidRDefault="0006590A">
      <w:pPr>
        <w:pStyle w:val="Nadpis1"/>
        <w:rPr>
          <w:shd w:val="clear" w:color="auto" w:fill="FFFF99"/>
        </w:rPr>
      </w:pPr>
      <w:r>
        <w:rPr>
          <w:shd w:val="clear" w:color="auto" w:fill="FFFF99"/>
        </w:rPr>
        <w:t>Keywords</w:t>
      </w:r>
    </w:p>
    <w:p w:rsidR="0006590A" w:rsidRDefault="0006590A">
      <w:pPr>
        <w:jc w:val="left"/>
      </w:pPr>
      <w:r>
        <w:rPr>
          <w:rStyle w:val="mediumtext1"/>
          <w:shd w:val="clear" w:color="auto" w:fill="FFFFFF"/>
        </w:rPr>
        <w:t>Dataprojektor</w:t>
      </w:r>
      <w:r>
        <w:rPr>
          <w:shd w:val="clear" w:color="auto" w:fill="FFFFFF"/>
        </w:rPr>
        <w:t xml:space="preserve">; </w:t>
      </w:r>
      <w:r>
        <w:rPr>
          <w:rStyle w:val="mediumtext1"/>
          <w:shd w:val="clear" w:color="auto" w:fill="FFFFFF"/>
        </w:rPr>
        <w:t>Interactive whiteboard</w:t>
      </w:r>
      <w:r>
        <w:rPr>
          <w:shd w:val="clear" w:color="auto" w:fill="FFFFFF"/>
        </w:rPr>
        <w:t xml:space="preserve">; </w:t>
      </w:r>
      <w:r>
        <w:rPr>
          <w:rStyle w:val="mediumtext1"/>
          <w:shd w:val="clear" w:color="auto" w:fill="FFFFFF"/>
        </w:rPr>
        <w:t>i-textbook</w:t>
      </w:r>
      <w:r>
        <w:rPr>
          <w:shd w:val="clear" w:color="auto" w:fill="FFFFFF"/>
        </w:rPr>
        <w:t xml:space="preserve">; </w:t>
      </w:r>
      <w:r>
        <w:rPr>
          <w:rStyle w:val="mediumtext1"/>
          <w:shd w:val="clear" w:color="auto" w:fill="FFFFFF"/>
        </w:rPr>
        <w:t>Key competencies</w:t>
      </w:r>
      <w:r>
        <w:rPr>
          <w:shd w:val="clear" w:color="auto" w:fill="FFFFFF"/>
        </w:rPr>
        <w:t xml:space="preserve">; </w:t>
      </w:r>
      <w:r w:rsidRPr="000A2769">
        <w:rPr>
          <w:rStyle w:val="mediumtext1"/>
        </w:rPr>
        <w:t>Multimedia</w:t>
      </w:r>
      <w:r w:rsidRPr="000A2769">
        <w:t xml:space="preserve">; </w:t>
      </w:r>
      <w:r>
        <w:rPr>
          <w:rStyle w:val="mediumtext1"/>
          <w:shd w:val="clear" w:color="auto" w:fill="FFFFFF"/>
        </w:rPr>
        <w:t>Presentation</w:t>
      </w:r>
      <w:r>
        <w:rPr>
          <w:shd w:val="clear" w:color="auto" w:fill="FFFFFF"/>
        </w:rPr>
        <w:t xml:space="preserve">; </w:t>
      </w:r>
      <w:r>
        <w:rPr>
          <w:rStyle w:val="mediumtext1"/>
          <w:shd w:val="clear" w:color="auto" w:fill="FFFFFF"/>
        </w:rPr>
        <w:t>Curriculum</w:t>
      </w:r>
      <w:r>
        <w:rPr>
          <w:shd w:val="clear" w:color="auto" w:fill="FFFFFF"/>
        </w:rPr>
        <w:t xml:space="preserve">; </w:t>
      </w:r>
      <w:r>
        <w:rPr>
          <w:rStyle w:val="mediumtext1"/>
          <w:shd w:val="clear" w:color="auto" w:fill="FFFFFF"/>
        </w:rPr>
        <w:t>Visualiser</w:t>
      </w:r>
      <w:r>
        <w:rPr>
          <w:shd w:val="clear" w:color="auto" w:fill="FFFFFF"/>
        </w:rPr>
        <w:t xml:space="preserve">; </w:t>
      </w:r>
      <w:r>
        <w:rPr>
          <w:rStyle w:val="mediumtext1"/>
          <w:shd w:val="clear" w:color="auto" w:fill="FFFFFF"/>
        </w:rPr>
        <w:t>Courseware</w:t>
      </w:r>
    </w:p>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Pr>
        <w:jc w:val="left"/>
      </w:pPr>
      <w:r>
        <w:br w:type="page"/>
      </w:r>
      <w:r>
        <w:rPr>
          <w:rStyle w:val="Nadpis1Char"/>
          <w:shd w:val="clear" w:color="auto" w:fill="FFFF99"/>
        </w:rPr>
        <w:t>Seznam použité literatury</w:t>
      </w:r>
      <w:r>
        <w:t xml:space="preserve">                                                                    </w:t>
      </w:r>
      <w:r>
        <w:rPr>
          <w:i/>
          <w:iCs/>
          <w:sz w:val="20"/>
          <w:szCs w:val="20"/>
        </w:rPr>
        <w:t xml:space="preserve">zpět na </w:t>
      </w:r>
      <w:hyperlink w:anchor="_Obsah:" w:history="1">
        <w:r>
          <w:rPr>
            <w:rStyle w:val="Hypertextovodkaz"/>
            <w:i/>
            <w:iCs/>
            <w:color w:val="auto"/>
            <w:sz w:val="20"/>
            <w:szCs w:val="20"/>
          </w:rPr>
          <w:t>obsah</w:t>
        </w:r>
      </w:hyperlink>
    </w:p>
    <w:p w:rsidR="0006590A" w:rsidRDefault="0006590A"/>
    <w:p w:rsidR="0006590A" w:rsidRDefault="0006590A">
      <w:pPr>
        <w:keepNext w:val="0"/>
        <w:autoSpaceDE w:val="0"/>
        <w:autoSpaceDN w:val="0"/>
        <w:adjustRightInd w:val="0"/>
        <w:spacing w:line="240" w:lineRule="auto"/>
        <w:jc w:val="left"/>
      </w:pPr>
      <w:r>
        <w:t xml:space="preserve">BOHONY, P. </w:t>
      </w:r>
      <w:r>
        <w:rPr>
          <w:i/>
          <w:iCs/>
        </w:rPr>
        <w:t>D</w:t>
      </w:r>
      <w:r>
        <w:rPr>
          <w:i/>
          <w:iCs/>
        </w:rPr>
        <w:t>i</w:t>
      </w:r>
      <w:r>
        <w:rPr>
          <w:i/>
          <w:iCs/>
        </w:rPr>
        <w:t>daktická technológia</w:t>
      </w:r>
      <w:r>
        <w:t xml:space="preserve">. 1. vyd. Nitra: UKF, 2003. 176 s. </w:t>
      </w:r>
    </w:p>
    <w:p w:rsidR="0006590A" w:rsidRDefault="0006590A">
      <w:pPr>
        <w:keepNext w:val="0"/>
        <w:autoSpaceDE w:val="0"/>
        <w:autoSpaceDN w:val="0"/>
        <w:adjustRightInd w:val="0"/>
        <w:spacing w:line="240" w:lineRule="auto"/>
        <w:jc w:val="left"/>
      </w:pPr>
      <w:r>
        <w:t>ISBN 80 - 8050 - 653 - 1.</w:t>
      </w:r>
    </w:p>
    <w:p w:rsidR="0006590A" w:rsidRDefault="0006590A">
      <w:pPr>
        <w:jc w:val="left"/>
      </w:pPr>
    </w:p>
    <w:p w:rsidR="0006590A" w:rsidRDefault="0006590A">
      <w:pPr>
        <w:jc w:val="left"/>
      </w:pPr>
      <w:r>
        <w:t xml:space="preserve">ČADÍLEK,  M. </w:t>
      </w:r>
      <w:r>
        <w:rPr>
          <w:i/>
          <w:iCs/>
        </w:rPr>
        <w:t xml:space="preserve">Didaktika pracovního vyučování I. </w:t>
      </w:r>
      <w:r>
        <w:t>Účelové vydání pro DPS, UOP a BS OUV., Brno: KDT PdF MU, 2005, 115 s.</w:t>
      </w:r>
    </w:p>
    <w:p w:rsidR="0006590A" w:rsidRDefault="0006590A"/>
    <w:p w:rsidR="0006590A" w:rsidRDefault="0006590A">
      <w:pPr>
        <w:pStyle w:val="Textkomente"/>
        <w:rPr>
          <w:sz w:val="24"/>
          <w:szCs w:val="24"/>
        </w:rPr>
      </w:pPr>
      <w:r>
        <w:rPr>
          <w:caps/>
          <w:sz w:val="24"/>
          <w:szCs w:val="24"/>
        </w:rPr>
        <w:t>Čadílek</w:t>
      </w:r>
      <w:r>
        <w:rPr>
          <w:sz w:val="24"/>
          <w:szCs w:val="24"/>
        </w:rPr>
        <w:t xml:space="preserve">, M.; </w:t>
      </w:r>
      <w:r>
        <w:rPr>
          <w:caps/>
          <w:sz w:val="24"/>
          <w:szCs w:val="24"/>
        </w:rPr>
        <w:t>Loveček</w:t>
      </w:r>
      <w:r>
        <w:rPr>
          <w:sz w:val="24"/>
          <w:szCs w:val="24"/>
        </w:rPr>
        <w:t xml:space="preserve">, A. </w:t>
      </w:r>
      <w:r>
        <w:rPr>
          <w:i/>
          <w:iCs/>
          <w:sz w:val="24"/>
          <w:szCs w:val="24"/>
        </w:rPr>
        <w:t>Didaktika odborných předmětů</w:t>
      </w:r>
      <w:r>
        <w:rPr>
          <w:sz w:val="24"/>
          <w:szCs w:val="24"/>
        </w:rPr>
        <w:t>. Účelové vydání pro DPS, UOP a BS OUV. Brno: KDT PdF MU, 2005, 175 s.</w:t>
      </w:r>
    </w:p>
    <w:p w:rsidR="0006590A" w:rsidRDefault="0006590A">
      <w:pPr>
        <w:jc w:val="left"/>
      </w:pPr>
    </w:p>
    <w:p w:rsidR="0006590A" w:rsidRDefault="0006590A">
      <w:pPr>
        <w:pStyle w:val="Zhlav"/>
        <w:tabs>
          <w:tab w:val="clear" w:pos="4536"/>
          <w:tab w:val="clear" w:pos="9072"/>
        </w:tabs>
        <w:spacing w:line="240" w:lineRule="auto"/>
        <w:jc w:val="left"/>
      </w:pPr>
      <w:r>
        <w:rPr>
          <w:caps/>
        </w:rPr>
        <w:t>Čadílek</w:t>
      </w:r>
      <w:r>
        <w:t xml:space="preserve">,  M.; </w:t>
      </w:r>
      <w:r>
        <w:rPr>
          <w:caps/>
        </w:rPr>
        <w:t>Loveček</w:t>
      </w:r>
      <w:r>
        <w:t xml:space="preserve">, A  </w:t>
      </w:r>
      <w:r>
        <w:rPr>
          <w:i/>
          <w:iCs/>
        </w:rPr>
        <w:t>Didaktika odborných předmětů</w:t>
      </w:r>
      <w:r>
        <w:t>. Brno: Akademické naklad</w:t>
      </w:r>
      <w:r>
        <w:t>a</w:t>
      </w:r>
      <w:r>
        <w:t>telství CERM, s.r.o. pro  KDT PdF MU,  2003, 173 s.</w:t>
      </w:r>
    </w:p>
    <w:p w:rsidR="0006590A" w:rsidRDefault="0006590A"/>
    <w:p w:rsidR="0006590A" w:rsidRDefault="0006590A">
      <w:pPr>
        <w:pStyle w:val="Textkomente"/>
        <w:rPr>
          <w:sz w:val="24"/>
          <w:szCs w:val="24"/>
        </w:rPr>
      </w:pPr>
      <w:r>
        <w:rPr>
          <w:caps/>
          <w:sz w:val="24"/>
          <w:szCs w:val="24"/>
        </w:rPr>
        <w:t>Dostál</w:t>
      </w:r>
      <w:r>
        <w:rPr>
          <w:sz w:val="24"/>
          <w:szCs w:val="24"/>
        </w:rPr>
        <w:t xml:space="preserve">, J. </w:t>
      </w:r>
      <w:r>
        <w:rPr>
          <w:i/>
          <w:iCs/>
          <w:sz w:val="24"/>
          <w:szCs w:val="24"/>
        </w:rPr>
        <w:t xml:space="preserve">Počítač ve vzdělávání. Modul 1. </w:t>
      </w:r>
      <w:r>
        <w:rPr>
          <w:sz w:val="24"/>
          <w:szCs w:val="24"/>
        </w:rPr>
        <w:t>Olomouc: Votobia, 2007, 125 s.</w:t>
      </w:r>
    </w:p>
    <w:p w:rsidR="0006590A" w:rsidRDefault="0006590A">
      <w:r>
        <w:t>ISBN  80 - 7220 - 295 - 3.</w:t>
      </w:r>
    </w:p>
    <w:p w:rsidR="0006590A" w:rsidRDefault="0006590A"/>
    <w:p w:rsidR="0006590A" w:rsidRDefault="0006590A">
      <w:pPr>
        <w:jc w:val="left"/>
      </w:pPr>
      <w:r>
        <w:t xml:space="preserve">DOSTÁL, J. </w:t>
      </w:r>
      <w:r>
        <w:rPr>
          <w:i/>
          <w:iCs/>
        </w:rPr>
        <w:t>ICT kompetence pro příští generaci učitelů</w:t>
      </w:r>
      <w:r>
        <w:t xml:space="preserve"> [online]. Olomouc: UPOL,2009, 3 s. [cit.2010-01-15]. </w:t>
      </w:r>
      <w:r>
        <w:rPr>
          <w:lang w:val="pl-PL"/>
        </w:rPr>
        <w:t>Dostupné z URL: &lt;</w:t>
      </w:r>
      <w:hyperlink r:id="rId72" w:history="1">
        <w:r>
          <w:rPr>
            <w:rStyle w:val="Hypertextovodkaz"/>
          </w:rPr>
          <w:t>http://ictkompetence.upol.cz/dokumenty/clanky_z_konferenci/trendy_09_esf_olomouc.pdf</w:t>
        </w:r>
      </w:hyperlink>
      <w:r>
        <w:t xml:space="preserve"> </w:t>
      </w:r>
      <w:r>
        <w:rPr>
          <w:lang w:val="pl-PL"/>
        </w:rPr>
        <w:t>&gt;</w:t>
      </w:r>
    </w:p>
    <w:p w:rsidR="0006590A" w:rsidRDefault="0006590A">
      <w:pPr>
        <w:keepNext w:val="0"/>
        <w:autoSpaceDE w:val="0"/>
        <w:autoSpaceDN w:val="0"/>
        <w:adjustRightInd w:val="0"/>
        <w:spacing w:line="240" w:lineRule="auto"/>
        <w:jc w:val="left"/>
        <w:rPr>
          <w:lang w:val="pl-PL"/>
        </w:rPr>
      </w:pPr>
    </w:p>
    <w:p w:rsidR="0006590A" w:rsidRDefault="0006590A">
      <w:pPr>
        <w:jc w:val="left"/>
      </w:pPr>
      <w:r>
        <w:rPr>
          <w:caps/>
        </w:rPr>
        <w:t>Fiala</w:t>
      </w:r>
      <w:r>
        <w:t>, J.</w:t>
      </w:r>
      <w:r>
        <w:rPr>
          <w:i/>
          <w:iCs/>
        </w:rPr>
        <w:t xml:space="preserve"> Motorické učení a osvojování sportovních dovedností.</w:t>
      </w:r>
      <w:r>
        <w:t>[online].Vložené PDF mat</w:t>
      </w:r>
      <w:r>
        <w:t>e</w:t>
      </w:r>
      <w:r>
        <w:t xml:space="preserve">riály. Brno: IS MU, 2007. [cit.2009-11-12]. Dostupné z URL: </w:t>
      </w:r>
    </w:p>
    <w:p w:rsidR="0006590A" w:rsidRDefault="0006590A">
      <w:r>
        <w:t>&lt;</w:t>
      </w:r>
      <w:hyperlink r:id="rId73" w:history="1">
        <w:r>
          <w:rPr>
            <w:rStyle w:val="Hypertextovodkaz"/>
          </w:rPr>
          <w:t>http://is.muni.cz/elportal/estud/fsps/ps07/teortren/pdf/3.2._Motoricke_uceni_a_osvojovani_sport._dovednosti.pdf</w:t>
        </w:r>
      </w:hyperlink>
      <w:r>
        <w:t xml:space="preserve"> &gt;</w:t>
      </w:r>
    </w:p>
    <w:p w:rsidR="0006590A" w:rsidRDefault="0006590A"/>
    <w:p w:rsidR="0006590A" w:rsidRDefault="0006590A">
      <w:pPr>
        <w:pStyle w:val="Zhlav"/>
        <w:tabs>
          <w:tab w:val="clear" w:pos="4536"/>
          <w:tab w:val="clear" w:pos="9072"/>
        </w:tabs>
        <w:spacing w:line="240" w:lineRule="auto"/>
        <w:jc w:val="left"/>
      </w:pPr>
      <w:r>
        <w:rPr>
          <w:caps/>
        </w:rPr>
        <w:t>Fialová</w:t>
      </w:r>
      <w:r>
        <w:t xml:space="preserve">, H.; </w:t>
      </w:r>
      <w:r>
        <w:rPr>
          <w:caps/>
        </w:rPr>
        <w:t>Maňák</w:t>
      </w:r>
      <w:r>
        <w:t xml:space="preserve">, J.; </w:t>
      </w:r>
      <w:r>
        <w:rPr>
          <w:caps/>
        </w:rPr>
        <w:t>Strach</w:t>
      </w:r>
      <w:r>
        <w:t xml:space="preserve">, J.; </w:t>
      </w:r>
      <w:r>
        <w:rPr>
          <w:caps/>
        </w:rPr>
        <w:t>Šimoník</w:t>
      </w:r>
      <w:r>
        <w:t xml:space="preserve">, O.; </w:t>
      </w:r>
      <w:r>
        <w:rPr>
          <w:caps/>
        </w:rPr>
        <w:t>Šťáva</w:t>
      </w:r>
      <w:r>
        <w:t xml:space="preserve">, J.; </w:t>
      </w:r>
      <w:r>
        <w:rPr>
          <w:caps/>
        </w:rPr>
        <w:t>Švec</w:t>
      </w:r>
      <w:r>
        <w:t xml:space="preserve">, V. </w:t>
      </w:r>
      <w:r>
        <w:rPr>
          <w:i/>
          <w:iCs/>
        </w:rPr>
        <w:t>Vybrané kapit</w:t>
      </w:r>
      <w:r>
        <w:rPr>
          <w:i/>
          <w:iCs/>
        </w:rPr>
        <w:t>o</w:t>
      </w:r>
      <w:r>
        <w:rPr>
          <w:i/>
          <w:iCs/>
        </w:rPr>
        <w:t>ly z obecné didaktiky</w:t>
      </w:r>
      <w:r>
        <w:t>. 1.vyd. Brno: MU-Kraví Hora, 1999, 97 s. ISBN 80-210-1308-7.</w:t>
      </w:r>
    </w:p>
    <w:p w:rsidR="0006590A" w:rsidRDefault="0006590A">
      <w:pPr>
        <w:pStyle w:val="Zkladntext3"/>
        <w:spacing w:line="240" w:lineRule="auto"/>
        <w:jc w:val="left"/>
        <w:rPr>
          <w:caps/>
          <w:sz w:val="24"/>
          <w:szCs w:val="24"/>
        </w:rPr>
      </w:pPr>
    </w:p>
    <w:p w:rsidR="0006590A" w:rsidRDefault="0006590A">
      <w:pPr>
        <w:adjustRightInd w:val="0"/>
      </w:pPr>
      <w:r>
        <w:rPr>
          <w:caps/>
        </w:rPr>
        <w:t>Kašparová, J.</w:t>
      </w:r>
      <w:r>
        <w:t xml:space="preserve">; a kol. </w:t>
      </w:r>
      <w:r>
        <w:rPr>
          <w:i/>
          <w:iCs/>
        </w:rPr>
        <w:t>Metodika tvorby školních vzdělávacích programů SOŠ a SOU</w:t>
      </w:r>
      <w:r>
        <w:t>. Praha: Národní ústav odborného vzdělávání, 2007, 89 s. ISBN 978-80-85118-12-4.</w:t>
      </w:r>
    </w:p>
    <w:p w:rsidR="0006590A" w:rsidRDefault="0006590A">
      <w:pPr>
        <w:adjustRightInd w:val="0"/>
      </w:pPr>
      <w:r>
        <w:t>Dostupné z URL: &lt;</w:t>
      </w:r>
      <w:hyperlink r:id="rId74" w:history="1">
        <w:r>
          <w:rPr>
            <w:rStyle w:val="Hypertextovodkaz"/>
          </w:rPr>
          <w:t>http://www.nuov.cz/kurikulum/metodika-tvorby-skolnich-vzdelavacich-programu-sos-a-sou</w:t>
        </w:r>
      </w:hyperlink>
      <w:r>
        <w:t xml:space="preserve"> &gt;</w:t>
      </w:r>
    </w:p>
    <w:p w:rsidR="0006590A" w:rsidRDefault="0006590A">
      <w:pPr>
        <w:pStyle w:val="Zkladntext3"/>
        <w:spacing w:line="240" w:lineRule="auto"/>
        <w:jc w:val="left"/>
        <w:rPr>
          <w:caps/>
          <w:sz w:val="24"/>
          <w:szCs w:val="24"/>
        </w:rPr>
      </w:pPr>
    </w:p>
    <w:p w:rsidR="0006590A" w:rsidRDefault="0006590A">
      <w:pPr>
        <w:pStyle w:val="Zkladntext3"/>
        <w:spacing w:line="240" w:lineRule="auto"/>
        <w:jc w:val="left"/>
        <w:rPr>
          <w:sz w:val="24"/>
          <w:szCs w:val="24"/>
        </w:rPr>
      </w:pPr>
      <w:r>
        <w:rPr>
          <w:caps/>
          <w:sz w:val="24"/>
          <w:szCs w:val="24"/>
        </w:rPr>
        <w:t>Karczub</w:t>
      </w:r>
      <w:r>
        <w:rPr>
          <w:sz w:val="24"/>
          <w:szCs w:val="24"/>
        </w:rPr>
        <w:t>, A.</w:t>
      </w:r>
      <w:r>
        <w:rPr>
          <w:sz w:val="24"/>
          <w:szCs w:val="24"/>
          <w:lang w:val="pl-PL"/>
        </w:rPr>
        <w:t>;</w:t>
      </w:r>
      <w:r>
        <w:rPr>
          <w:sz w:val="24"/>
          <w:szCs w:val="24"/>
        </w:rPr>
        <w:t xml:space="preserve"> a kol.  </w:t>
      </w:r>
      <w:r>
        <w:rPr>
          <w:i/>
          <w:iCs/>
          <w:sz w:val="24"/>
          <w:szCs w:val="24"/>
        </w:rPr>
        <w:t>Moderné didaktické prostriedky.</w:t>
      </w:r>
      <w:r>
        <w:rPr>
          <w:sz w:val="24"/>
          <w:szCs w:val="24"/>
        </w:rPr>
        <w:t xml:space="preserve"> Bratislava:  FF UK, 1983, 117 s.</w:t>
      </w:r>
    </w:p>
    <w:p w:rsidR="0006590A" w:rsidRDefault="0006590A">
      <w:pPr>
        <w:pStyle w:val="3"/>
        <w:spacing w:before="0" w:beforeAutospacing="0" w:after="0" w:afterAutospacing="0"/>
        <w:rPr>
          <w:rFonts w:ascii="Times New Roman" w:hAnsi="Times New Roman" w:cs="Times New Roman"/>
          <w:b/>
          <w:bCs/>
          <w:caps/>
          <w:color w:val="auto"/>
        </w:rPr>
      </w:pPr>
    </w:p>
    <w:p w:rsidR="0006590A" w:rsidRDefault="0006590A">
      <w:pPr>
        <w:pStyle w:val="3"/>
        <w:spacing w:before="0" w:beforeAutospacing="0" w:after="0" w:afterAutospacing="0"/>
        <w:rPr>
          <w:rFonts w:ascii="Times New Roman" w:hAnsi="Times New Roman" w:cs="Times New Roman"/>
          <w:color w:val="auto"/>
        </w:rPr>
      </w:pPr>
      <w:r>
        <w:rPr>
          <w:rFonts w:ascii="Times New Roman" w:hAnsi="Times New Roman" w:cs="Times New Roman"/>
          <w:caps/>
          <w:color w:val="auto"/>
        </w:rPr>
        <w:t>Komenský</w:t>
      </w:r>
      <w:r>
        <w:rPr>
          <w:rFonts w:ascii="Times New Roman" w:hAnsi="Times New Roman" w:cs="Times New Roman"/>
          <w:color w:val="auto"/>
        </w:rPr>
        <w:t xml:space="preserve">, J.A. </w:t>
      </w:r>
      <w:r>
        <w:rPr>
          <w:rFonts w:ascii="Times New Roman" w:hAnsi="Times New Roman" w:cs="Times New Roman"/>
          <w:i/>
          <w:iCs/>
          <w:color w:val="auto"/>
        </w:rPr>
        <w:t>Didaktické spisy</w:t>
      </w:r>
      <w:r>
        <w:rPr>
          <w:rFonts w:ascii="Times New Roman" w:hAnsi="Times New Roman" w:cs="Times New Roman"/>
          <w:color w:val="auto"/>
        </w:rPr>
        <w:t>. Praha: SPN, 1954, 389 s.</w:t>
      </w:r>
    </w:p>
    <w:p w:rsidR="0006590A" w:rsidRDefault="0006590A">
      <w:pPr>
        <w:pStyle w:val="3"/>
        <w:spacing w:before="0" w:beforeAutospacing="0" w:after="0" w:afterAutospacing="0"/>
        <w:rPr>
          <w:rFonts w:ascii="Times New Roman" w:hAnsi="Times New Roman" w:cs="Times New Roman"/>
          <w:color w:val="auto"/>
        </w:rPr>
      </w:pPr>
    </w:p>
    <w:p w:rsidR="0006590A" w:rsidRDefault="0006590A">
      <w:pPr>
        <w:pStyle w:val="3"/>
        <w:spacing w:before="0" w:beforeAutospacing="0" w:after="0" w:afterAutospacing="0"/>
        <w:rPr>
          <w:rFonts w:ascii="Times New Roman" w:hAnsi="Times New Roman" w:cs="Times New Roman"/>
          <w:color w:val="auto"/>
        </w:rPr>
      </w:pPr>
      <w:r>
        <w:rPr>
          <w:rFonts w:ascii="Times New Roman" w:hAnsi="Times New Roman" w:cs="Times New Roman"/>
          <w:caps/>
          <w:color w:val="auto"/>
        </w:rPr>
        <w:t>Komenský</w:t>
      </w:r>
      <w:r>
        <w:rPr>
          <w:rFonts w:ascii="Times New Roman" w:hAnsi="Times New Roman" w:cs="Times New Roman"/>
          <w:color w:val="auto"/>
        </w:rPr>
        <w:t xml:space="preserve">, J.A. </w:t>
      </w:r>
      <w:r>
        <w:rPr>
          <w:rFonts w:ascii="Times New Roman" w:hAnsi="Times New Roman" w:cs="Times New Roman"/>
          <w:i/>
          <w:iCs/>
          <w:color w:val="auto"/>
        </w:rPr>
        <w:t>Didaktické spisy</w:t>
      </w:r>
      <w:r>
        <w:rPr>
          <w:rFonts w:ascii="Times New Roman" w:hAnsi="Times New Roman" w:cs="Times New Roman"/>
          <w:color w:val="auto"/>
        </w:rPr>
        <w:t>. Praha: Dědi</w:t>
      </w:r>
      <w:r>
        <w:rPr>
          <w:rFonts w:ascii="Times New Roman" w:hAnsi="Times New Roman" w:cs="Times New Roman"/>
          <w:color w:val="auto"/>
        </w:rPr>
        <w:t>c</w:t>
      </w:r>
      <w:r>
        <w:rPr>
          <w:rFonts w:ascii="Times New Roman" w:hAnsi="Times New Roman" w:cs="Times New Roman"/>
          <w:color w:val="auto"/>
        </w:rPr>
        <w:t>tví Komenského, 1951, 402 s.</w:t>
      </w:r>
    </w:p>
    <w:p w:rsidR="0006590A" w:rsidRDefault="0006590A">
      <w:pPr>
        <w:keepNext w:val="0"/>
        <w:autoSpaceDE w:val="0"/>
        <w:autoSpaceDN w:val="0"/>
        <w:adjustRightInd w:val="0"/>
        <w:spacing w:line="240" w:lineRule="auto"/>
        <w:jc w:val="left"/>
      </w:pPr>
    </w:p>
    <w:p w:rsidR="0006590A" w:rsidRDefault="0006590A">
      <w:r>
        <w:t xml:space="preserve">MSMT: </w:t>
      </w:r>
      <w:r>
        <w:rPr>
          <w:i/>
          <w:iCs/>
        </w:rPr>
        <w:t>Priorita 3 Rozvoj celoživotního učení OP RLZ</w:t>
      </w:r>
      <w:r>
        <w:t xml:space="preserve"> [online]. Praha: MSMT, 2004. [cit.2010-02-13]. Dostupné z URL: &lt;</w:t>
      </w:r>
      <w:hyperlink r:id="rId75" w:history="1">
        <w:r>
          <w:rPr>
            <w:rStyle w:val="Hypertextovodkaz"/>
          </w:rPr>
          <w:t>http://www.msmt.cz/strukturalni - fondy/priorita - 3 - rozvoj - celozivotniho - uceni - op - rlz</w:t>
        </w:r>
      </w:hyperlink>
      <w:r>
        <w:t xml:space="preserve"> &gt;</w:t>
      </w:r>
    </w:p>
    <w:p w:rsidR="0006590A" w:rsidRDefault="0006590A">
      <w:pPr>
        <w:keepNext w:val="0"/>
        <w:autoSpaceDE w:val="0"/>
        <w:autoSpaceDN w:val="0"/>
        <w:adjustRightInd w:val="0"/>
        <w:spacing w:line="240" w:lineRule="auto"/>
        <w:jc w:val="left"/>
      </w:pPr>
    </w:p>
    <w:p w:rsidR="0006590A" w:rsidRDefault="0006590A">
      <w:pPr>
        <w:pStyle w:val="3"/>
        <w:spacing w:before="0" w:beforeAutospacing="0" w:after="0" w:afterAutospacing="0"/>
        <w:rPr>
          <w:rFonts w:ascii="Times New Roman" w:hAnsi="Times New Roman" w:cs="Times New Roman"/>
          <w:color w:val="auto"/>
        </w:rPr>
      </w:pPr>
      <w:r>
        <w:rPr>
          <w:rFonts w:ascii="Times New Roman" w:hAnsi="Times New Roman" w:cs="Times New Roman"/>
          <w:caps/>
          <w:color w:val="auto"/>
        </w:rPr>
        <w:t>Rambousek</w:t>
      </w:r>
      <w:r>
        <w:rPr>
          <w:rFonts w:ascii="Times New Roman" w:hAnsi="Times New Roman" w:cs="Times New Roman"/>
          <w:color w:val="auto"/>
        </w:rPr>
        <w:t xml:space="preserve">, V.; a kol.  </w:t>
      </w:r>
      <w:r>
        <w:rPr>
          <w:rFonts w:ascii="Times New Roman" w:hAnsi="Times New Roman" w:cs="Times New Roman"/>
          <w:i/>
          <w:iCs/>
          <w:color w:val="auto"/>
        </w:rPr>
        <w:t>Technické výukové prostře</w:t>
      </w:r>
      <w:r>
        <w:rPr>
          <w:rFonts w:ascii="Times New Roman" w:hAnsi="Times New Roman" w:cs="Times New Roman"/>
          <w:i/>
          <w:iCs/>
          <w:color w:val="auto"/>
        </w:rPr>
        <w:t>d</w:t>
      </w:r>
      <w:r>
        <w:rPr>
          <w:rFonts w:ascii="Times New Roman" w:hAnsi="Times New Roman" w:cs="Times New Roman"/>
          <w:i/>
          <w:iCs/>
          <w:color w:val="auto"/>
        </w:rPr>
        <w:t>ky</w:t>
      </w:r>
      <w:r>
        <w:rPr>
          <w:rFonts w:ascii="Times New Roman" w:hAnsi="Times New Roman" w:cs="Times New Roman"/>
          <w:color w:val="auto"/>
        </w:rPr>
        <w:t>. 1. vyd. Praha: SPN, 1989, 302 s.</w:t>
      </w:r>
    </w:p>
    <w:p w:rsidR="0006590A" w:rsidRDefault="0006590A">
      <w:pPr>
        <w:pStyle w:val="Normlnweb"/>
        <w:rPr>
          <w:b/>
          <w:bCs/>
        </w:rPr>
      </w:pPr>
    </w:p>
    <w:p w:rsidR="0006590A" w:rsidRDefault="0006590A">
      <w:pPr>
        <w:pStyle w:val="3"/>
        <w:spacing w:before="0" w:beforeAutospacing="0" w:after="0" w:afterAutospacing="0"/>
        <w:rPr>
          <w:rFonts w:ascii="Times New Roman" w:hAnsi="Times New Roman" w:cs="Times New Roman"/>
          <w:color w:val="auto"/>
        </w:rPr>
      </w:pPr>
      <w:r>
        <w:rPr>
          <w:rFonts w:ascii="Times New Roman" w:hAnsi="Times New Roman" w:cs="Times New Roman"/>
          <w:caps/>
          <w:color w:val="auto"/>
        </w:rPr>
        <w:t>Rychtecký</w:t>
      </w:r>
      <w:r>
        <w:rPr>
          <w:rFonts w:ascii="Times New Roman" w:hAnsi="Times New Roman" w:cs="Times New Roman"/>
          <w:color w:val="auto"/>
        </w:rPr>
        <w:t>, A.;</w:t>
      </w:r>
      <w:r>
        <w:rPr>
          <w:rFonts w:ascii="Times New Roman" w:hAnsi="Times New Roman" w:cs="Times New Roman"/>
          <w:caps/>
          <w:color w:val="auto"/>
        </w:rPr>
        <w:t xml:space="preserve"> Fialová</w:t>
      </w:r>
      <w:r>
        <w:rPr>
          <w:rFonts w:ascii="Times New Roman" w:hAnsi="Times New Roman" w:cs="Times New Roman"/>
          <w:color w:val="auto"/>
        </w:rPr>
        <w:t xml:space="preserve">, L. </w:t>
      </w:r>
      <w:r>
        <w:rPr>
          <w:rFonts w:ascii="Times New Roman" w:hAnsi="Times New Roman" w:cs="Times New Roman"/>
          <w:i/>
          <w:iCs/>
          <w:color w:val="auto"/>
        </w:rPr>
        <w:t>Didaktika školní tělesné výchovy</w:t>
      </w:r>
      <w:r>
        <w:rPr>
          <w:rFonts w:ascii="Times New Roman" w:hAnsi="Times New Roman" w:cs="Times New Roman"/>
          <w:color w:val="auto"/>
        </w:rPr>
        <w:t>. 2. vyd. Praha: Karol</w:t>
      </w:r>
      <w:r>
        <w:rPr>
          <w:rFonts w:ascii="Times New Roman" w:hAnsi="Times New Roman" w:cs="Times New Roman"/>
          <w:color w:val="auto"/>
        </w:rPr>
        <w:t>i</w:t>
      </w:r>
      <w:r>
        <w:rPr>
          <w:rFonts w:ascii="Times New Roman" w:hAnsi="Times New Roman" w:cs="Times New Roman"/>
          <w:color w:val="auto"/>
        </w:rPr>
        <w:t>num - nakladatelství UK, 2002, 171 s. ISBN 80-7184-659-7</w:t>
      </w:r>
    </w:p>
    <w:p w:rsidR="0006590A" w:rsidRDefault="0006590A">
      <w:pPr>
        <w:jc w:val="left"/>
      </w:pPr>
      <w:r>
        <w:br w:type="page"/>
      </w:r>
      <w:bookmarkStart w:id="54" w:name="_Seznam_obrazů__                    "/>
      <w:bookmarkEnd w:id="54"/>
      <w:r>
        <w:t xml:space="preserve">SVOBODA, Jindřich. </w:t>
      </w:r>
      <w:r>
        <w:rPr>
          <w:i/>
          <w:iCs/>
        </w:rPr>
        <w:t>Materiální didaktické prostředky ve výuce společenských věd na střední škole.</w:t>
      </w:r>
      <w:r>
        <w:t xml:space="preserve">[online]. </w:t>
      </w:r>
      <w:r>
        <w:rPr>
          <w:lang w:val="pl-PL"/>
        </w:rPr>
        <w:t>[cit. 2010-01-02].</w:t>
      </w:r>
      <w:r>
        <w:t xml:space="preserve"> Dostupné z URL: </w:t>
      </w:r>
    </w:p>
    <w:p w:rsidR="0006590A" w:rsidRDefault="0006590A">
      <w:pPr>
        <w:jc w:val="left"/>
      </w:pPr>
      <w:r>
        <w:t xml:space="preserve">&lt; </w:t>
      </w:r>
      <w:hyperlink r:id="rId76" w:history="1">
        <w:r>
          <w:rPr>
            <w:rStyle w:val="Hypertextovodkaz"/>
          </w:rPr>
          <w:t>http://www.spolved.web2001.cz/pro_vyuc/didaktik.htm</w:t>
        </w:r>
      </w:hyperlink>
      <w:r>
        <w:t xml:space="preserve"> &gt; , 28 s.</w:t>
      </w:r>
    </w:p>
    <w:p w:rsidR="0006590A" w:rsidRDefault="0006590A">
      <w:pPr>
        <w:jc w:val="left"/>
      </w:pPr>
    </w:p>
    <w:p w:rsidR="0006590A" w:rsidRDefault="0006590A">
      <w:pPr>
        <w:jc w:val="left"/>
      </w:pPr>
      <w:r>
        <w:t xml:space="preserve">SKALKOVÁ.J. </w:t>
      </w:r>
      <w:r>
        <w:rPr>
          <w:i/>
          <w:iCs/>
        </w:rPr>
        <w:t>Obecná didaktika</w:t>
      </w:r>
      <w:r>
        <w:t xml:space="preserve">. 1. vyd. Praha: Grada Publishing, a.s., 2007, 168 s. </w:t>
      </w:r>
    </w:p>
    <w:p w:rsidR="0006590A" w:rsidRDefault="0006590A">
      <w:pPr>
        <w:jc w:val="left"/>
      </w:pPr>
      <w:r>
        <w:t>ISBN 978-80-247-1821-7.</w:t>
      </w:r>
    </w:p>
    <w:p w:rsidR="0006590A" w:rsidRDefault="0006590A">
      <w:pPr>
        <w:jc w:val="left"/>
      </w:pPr>
    </w:p>
    <w:p w:rsidR="0006590A" w:rsidRDefault="0006590A">
      <w:pPr>
        <w:pStyle w:val="Zhlav"/>
        <w:tabs>
          <w:tab w:val="clear" w:pos="4536"/>
          <w:tab w:val="clear" w:pos="9072"/>
        </w:tabs>
        <w:spacing w:line="240" w:lineRule="auto"/>
        <w:jc w:val="left"/>
      </w:pPr>
      <w:r>
        <w:rPr>
          <w:caps/>
        </w:rPr>
        <w:t>Stojan</w:t>
      </w:r>
      <w:r>
        <w:t xml:space="preserve">, M. </w:t>
      </w:r>
      <w:r>
        <w:rPr>
          <w:i/>
          <w:iCs/>
        </w:rPr>
        <w:t>Přehled obecných pedagogických kat</w:t>
      </w:r>
      <w:r>
        <w:rPr>
          <w:i/>
          <w:iCs/>
        </w:rPr>
        <w:t>e</w:t>
      </w:r>
      <w:r>
        <w:rPr>
          <w:i/>
          <w:iCs/>
        </w:rPr>
        <w:t>gorií.</w:t>
      </w:r>
      <w:r>
        <w:t xml:space="preserve"> Učební text k předmětu „ Základy pedagogiky“., Brno: Akademické nakladatelství CERM, s.r.o. pro  KDT PdF MU, 2002, 61 s.</w:t>
      </w:r>
    </w:p>
    <w:p w:rsidR="0006590A" w:rsidRDefault="0006590A">
      <w:pPr>
        <w:pStyle w:val="Zhlav"/>
        <w:tabs>
          <w:tab w:val="clear" w:pos="4536"/>
          <w:tab w:val="clear" w:pos="9072"/>
        </w:tabs>
        <w:spacing w:line="240" w:lineRule="auto"/>
        <w:jc w:val="left"/>
      </w:pPr>
      <w:r>
        <w:t>ISBN 80-7204-228-9.</w:t>
      </w:r>
    </w:p>
    <w:p w:rsidR="0006590A" w:rsidRDefault="0006590A">
      <w:pPr>
        <w:rPr>
          <w:i/>
          <w:iCs/>
        </w:rPr>
      </w:pPr>
    </w:p>
    <w:p w:rsidR="0006590A" w:rsidRDefault="0006590A">
      <w:r>
        <w:rPr>
          <w:i/>
          <w:iCs/>
        </w:rPr>
        <w:t>Podpůrné texty z psychologie</w:t>
      </w:r>
      <w:r>
        <w:t>.</w:t>
      </w:r>
      <w:r>
        <w:rPr>
          <w:lang w:val="pl-PL"/>
        </w:rPr>
        <w:t xml:space="preserve">[online]. </w:t>
      </w:r>
      <w:r>
        <w:t>Praha: ČZU. [cit. 2010-01-15]. Dostupné z URL:</w:t>
      </w:r>
    </w:p>
    <w:p w:rsidR="0006590A" w:rsidRDefault="0006590A">
      <w:r>
        <w:t xml:space="preserve">&lt; </w:t>
      </w:r>
      <w:hyperlink r:id="rId77" w:history="1">
        <w:r>
          <w:rPr>
            <w:rStyle w:val="Hypertextovodkaz"/>
          </w:rPr>
          <w:t>http://wwwold.ivp.czu.cz/DOWNLOAD/psychologieuenchuchle.doc</w:t>
        </w:r>
      </w:hyperlink>
      <w:r>
        <w:t xml:space="preserve"> &gt;</w:t>
      </w:r>
    </w:p>
    <w:p w:rsidR="0006590A" w:rsidRDefault="0006590A"/>
    <w:p w:rsidR="0006590A" w:rsidRDefault="0006590A">
      <w:pPr>
        <w:jc w:val="left"/>
      </w:pPr>
      <w:r>
        <w:rPr>
          <w:i/>
          <w:iCs/>
          <w:lang w:val="en-US"/>
        </w:rPr>
        <w:t>Podpůrný text UPOL.</w:t>
      </w:r>
      <w:r>
        <w:rPr>
          <w:lang w:val="en-US"/>
        </w:rPr>
        <w:t xml:space="preserve"> [online]. </w:t>
      </w:r>
      <w:r>
        <w:rPr>
          <w:lang w:val="pl-PL"/>
        </w:rPr>
        <w:t>Olomouc: Kateda kinantropologie. [cit.2010-02-12]. Dostupné z URL: &lt;</w:t>
      </w:r>
      <w:hyperlink r:id="rId78" w:history="1">
        <w:r>
          <w:rPr>
            <w:rStyle w:val="Hypertextovodkaz"/>
          </w:rPr>
          <w:t>http://www.upol.cz/fileadmin/user_upload/FTK dokumenty/Katedra_kinantropologie/15motorickeuceni.pdf</w:t>
        </w:r>
      </w:hyperlink>
      <w:r>
        <w:t>&gt;, 7 s.</w:t>
      </w:r>
    </w:p>
    <w:p w:rsidR="0006590A" w:rsidRDefault="0006590A"/>
    <w:p w:rsidR="0006590A" w:rsidRDefault="0006590A">
      <w:pPr>
        <w:adjustRightInd w:val="0"/>
        <w:rPr>
          <w:i/>
          <w:iCs/>
        </w:rPr>
      </w:pPr>
      <w:r>
        <w:rPr>
          <w:i/>
          <w:iCs/>
        </w:rPr>
        <w:t xml:space="preserve">Rámcový vzdělávací program pro obor vzdělání 36-47-M/01 Stavebnictví. </w:t>
      </w:r>
      <w:r>
        <w:t xml:space="preserve">Praha: Ministerstvo školství, mládeže a tělovýchovy dne 28. 6. 2007, č. j. 12  698/2007-23, 91 s.[cit. 2010-02-01]. Dostupné z URL: </w:t>
      </w:r>
      <w:r>
        <w:rPr>
          <w:lang w:val="pl-PL"/>
        </w:rPr>
        <w:t xml:space="preserve">&lt; </w:t>
      </w:r>
      <w:hyperlink r:id="rId79" w:history="1">
        <w:r>
          <w:rPr>
            <w:rStyle w:val="Hypertextovodkaz"/>
            <w:lang w:val="pl-PL"/>
          </w:rPr>
          <w:t>http://www.msmt.cz/vzdelavani/ramcove-vzdelavaci-programy-zaslani-do-vnejsiho-pripominkoveho-rizeni</w:t>
        </w:r>
      </w:hyperlink>
      <w:r>
        <w:rPr>
          <w:lang w:val="pl-PL"/>
        </w:rPr>
        <w:t xml:space="preserve"> &gt;</w:t>
      </w:r>
    </w:p>
    <w:p w:rsidR="0006590A" w:rsidRDefault="0006590A">
      <w:pPr>
        <w:adjustRightInd w:val="0"/>
        <w:rPr>
          <w:lang w:val="pl-PL"/>
        </w:rPr>
      </w:pPr>
    </w:p>
    <w:p w:rsidR="0006590A" w:rsidRDefault="0006590A">
      <w:pPr>
        <w:adjustRightInd w:val="0"/>
      </w:pPr>
    </w:p>
    <w:p w:rsidR="0006590A" w:rsidRDefault="0006590A">
      <w:pPr>
        <w:rPr>
          <w:lang w:val="pl-PL"/>
        </w:rPr>
      </w:pPr>
    </w:p>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Pr>
        <w:pStyle w:val="Nadpis1"/>
        <w:rPr>
          <w:i/>
          <w:iCs/>
          <w:sz w:val="20"/>
          <w:szCs w:val="20"/>
        </w:rPr>
      </w:pPr>
      <w:bookmarkStart w:id="55" w:name="_Seznam_obrazů__                    _2"/>
      <w:bookmarkEnd w:id="55"/>
      <w:r>
        <w:br w:type="page"/>
      </w:r>
      <w:bookmarkStart w:id="56" w:name="_Seznam_obrazů__                    _1"/>
      <w:bookmarkEnd w:id="56"/>
      <w:r>
        <w:rPr>
          <w:shd w:val="clear" w:color="auto" w:fill="FFFF99"/>
        </w:rPr>
        <w:t>Seznam obrazů</w:t>
      </w:r>
      <w:r>
        <w:t xml:space="preserve">                                                                   </w:t>
      </w:r>
      <w:r>
        <w:rPr>
          <w:i/>
          <w:iCs/>
          <w:sz w:val="20"/>
          <w:szCs w:val="20"/>
        </w:rPr>
        <w:t xml:space="preserve"> zpět na </w:t>
      </w:r>
      <w:hyperlink w:anchor="_Obsah:" w:history="1">
        <w:r>
          <w:rPr>
            <w:rStyle w:val="Hypertextovodkaz"/>
            <w:rFonts w:cs="Times New Roman"/>
            <w:i/>
            <w:iCs/>
            <w:color w:val="auto"/>
            <w:sz w:val="20"/>
            <w:szCs w:val="20"/>
          </w:rPr>
          <w:t>obsah</w:t>
        </w:r>
      </w:hyperlink>
    </w:p>
    <w:tbl>
      <w:tblPr>
        <w:tblW w:w="0" w:type="auto"/>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tblPr>
      <w:tblGrid>
        <w:gridCol w:w="1068"/>
        <w:gridCol w:w="7800"/>
      </w:tblGrid>
      <w:tr w:rsidR="0006590A">
        <w:trPr>
          <w:tblCellSpacing w:w="20" w:type="dxa"/>
        </w:trPr>
        <w:tc>
          <w:tcPr>
            <w:tcW w:w="1008" w:type="dxa"/>
          </w:tcPr>
          <w:p w:rsidR="0006590A" w:rsidRDefault="0006590A">
            <w:pPr>
              <w:rPr>
                <w:b/>
                <w:bCs/>
              </w:rPr>
            </w:pPr>
            <w:r>
              <w:rPr>
                <w:b/>
                <w:bCs/>
              </w:rPr>
              <w:t>Obr.1</w:t>
            </w:r>
          </w:p>
        </w:tc>
        <w:tc>
          <w:tcPr>
            <w:tcW w:w="7740" w:type="dxa"/>
          </w:tcPr>
          <w:p w:rsidR="0006590A" w:rsidRDefault="0006590A">
            <w:pPr>
              <w:jc w:val="left"/>
            </w:pPr>
            <w:r>
              <w:t>Model didaktického procesu</w:t>
            </w:r>
          </w:p>
        </w:tc>
      </w:tr>
      <w:tr w:rsidR="0006590A">
        <w:trPr>
          <w:tblCellSpacing w:w="20" w:type="dxa"/>
        </w:trPr>
        <w:tc>
          <w:tcPr>
            <w:tcW w:w="1008" w:type="dxa"/>
          </w:tcPr>
          <w:p w:rsidR="0006590A" w:rsidRDefault="0006590A">
            <w:pPr>
              <w:rPr>
                <w:b/>
                <w:bCs/>
              </w:rPr>
            </w:pPr>
            <w:r>
              <w:rPr>
                <w:b/>
                <w:bCs/>
              </w:rPr>
              <w:t>Obr.2</w:t>
            </w:r>
          </w:p>
        </w:tc>
        <w:tc>
          <w:tcPr>
            <w:tcW w:w="7740" w:type="dxa"/>
          </w:tcPr>
          <w:p w:rsidR="0006590A" w:rsidRDefault="0006590A">
            <w:pPr>
              <w:jc w:val="left"/>
            </w:pPr>
            <w:r>
              <w:t>Etapy vyučovacího procesu</w:t>
            </w:r>
          </w:p>
        </w:tc>
      </w:tr>
      <w:tr w:rsidR="0006590A">
        <w:trPr>
          <w:tblCellSpacing w:w="20" w:type="dxa"/>
        </w:trPr>
        <w:tc>
          <w:tcPr>
            <w:tcW w:w="1008" w:type="dxa"/>
          </w:tcPr>
          <w:p w:rsidR="0006590A" w:rsidRDefault="0006590A">
            <w:pPr>
              <w:rPr>
                <w:b/>
                <w:bCs/>
              </w:rPr>
            </w:pPr>
            <w:r>
              <w:rPr>
                <w:b/>
                <w:bCs/>
              </w:rPr>
              <w:t>Obr.3</w:t>
            </w:r>
          </w:p>
        </w:tc>
        <w:tc>
          <w:tcPr>
            <w:tcW w:w="7740" w:type="dxa"/>
          </w:tcPr>
          <w:p w:rsidR="0006590A" w:rsidRDefault="0006590A">
            <w:pPr>
              <w:jc w:val="left"/>
            </w:pPr>
            <w:r>
              <w:t>Průběh křivky učení v jednotlivých fázích učení</w:t>
            </w:r>
          </w:p>
        </w:tc>
      </w:tr>
      <w:tr w:rsidR="0006590A">
        <w:trPr>
          <w:tblCellSpacing w:w="20" w:type="dxa"/>
        </w:trPr>
        <w:tc>
          <w:tcPr>
            <w:tcW w:w="1008" w:type="dxa"/>
          </w:tcPr>
          <w:p w:rsidR="0006590A" w:rsidRDefault="0006590A">
            <w:pPr>
              <w:rPr>
                <w:b/>
                <w:bCs/>
              </w:rPr>
            </w:pPr>
            <w:r>
              <w:rPr>
                <w:b/>
                <w:bCs/>
              </w:rPr>
              <w:t>Obr.4</w:t>
            </w:r>
          </w:p>
        </w:tc>
        <w:tc>
          <w:tcPr>
            <w:tcW w:w="7740" w:type="dxa"/>
          </w:tcPr>
          <w:p w:rsidR="0006590A" w:rsidRDefault="0006590A">
            <w:pPr>
              <w:jc w:val="left"/>
            </w:pPr>
            <w:r>
              <w:t>Křivka zapomínání v závislosti na úrovni naučených dovedností</w:t>
            </w:r>
          </w:p>
        </w:tc>
      </w:tr>
      <w:tr w:rsidR="0006590A">
        <w:trPr>
          <w:tblCellSpacing w:w="20" w:type="dxa"/>
        </w:trPr>
        <w:tc>
          <w:tcPr>
            <w:tcW w:w="1008" w:type="dxa"/>
          </w:tcPr>
          <w:p w:rsidR="0006590A" w:rsidRDefault="0006590A">
            <w:pPr>
              <w:rPr>
                <w:b/>
                <w:bCs/>
              </w:rPr>
            </w:pPr>
            <w:r>
              <w:rPr>
                <w:b/>
                <w:bCs/>
              </w:rPr>
              <w:t>Obr.5</w:t>
            </w:r>
          </w:p>
        </w:tc>
        <w:tc>
          <w:tcPr>
            <w:tcW w:w="7740" w:type="dxa"/>
          </w:tcPr>
          <w:p w:rsidR="0006590A" w:rsidRDefault="0006590A">
            <w:pPr>
              <w:jc w:val="left"/>
            </w:pPr>
            <w:r>
              <w:t>Podíl smyslových receptorů na příjmu informací- tradiční vyučování (graf)</w:t>
            </w:r>
          </w:p>
        </w:tc>
      </w:tr>
      <w:tr w:rsidR="0006590A">
        <w:trPr>
          <w:tblCellSpacing w:w="20" w:type="dxa"/>
        </w:trPr>
        <w:tc>
          <w:tcPr>
            <w:tcW w:w="1008" w:type="dxa"/>
          </w:tcPr>
          <w:p w:rsidR="0006590A" w:rsidRDefault="0006590A">
            <w:pPr>
              <w:rPr>
                <w:b/>
                <w:bCs/>
              </w:rPr>
            </w:pPr>
            <w:r>
              <w:rPr>
                <w:b/>
                <w:bCs/>
              </w:rPr>
              <w:t>Obr.6</w:t>
            </w:r>
          </w:p>
        </w:tc>
        <w:tc>
          <w:tcPr>
            <w:tcW w:w="7740" w:type="dxa"/>
          </w:tcPr>
          <w:p w:rsidR="0006590A" w:rsidRDefault="0006590A">
            <w:pPr>
              <w:jc w:val="left"/>
            </w:pPr>
            <w:r>
              <w:t>Podíl smyslových receptorů na příjmu informací- moderní vyučování s využitím ICT (graf)</w:t>
            </w:r>
          </w:p>
        </w:tc>
      </w:tr>
      <w:tr w:rsidR="0006590A">
        <w:trPr>
          <w:tblCellSpacing w:w="20" w:type="dxa"/>
        </w:trPr>
        <w:tc>
          <w:tcPr>
            <w:tcW w:w="1008" w:type="dxa"/>
          </w:tcPr>
          <w:p w:rsidR="0006590A" w:rsidRDefault="0006590A">
            <w:pPr>
              <w:rPr>
                <w:b/>
                <w:bCs/>
              </w:rPr>
            </w:pPr>
            <w:r>
              <w:rPr>
                <w:b/>
                <w:bCs/>
              </w:rPr>
              <w:t>Obr.7</w:t>
            </w:r>
          </w:p>
        </w:tc>
        <w:tc>
          <w:tcPr>
            <w:tcW w:w="7740" w:type="dxa"/>
          </w:tcPr>
          <w:p w:rsidR="0006590A" w:rsidRDefault="0006590A">
            <w:pPr>
              <w:jc w:val="left"/>
            </w:pPr>
            <w:r>
              <w:t>Učebnice jako centrální prvek systému materiálních didaktických prostředků</w:t>
            </w:r>
          </w:p>
        </w:tc>
      </w:tr>
      <w:tr w:rsidR="0006590A">
        <w:trPr>
          <w:tblCellSpacing w:w="20" w:type="dxa"/>
        </w:trPr>
        <w:tc>
          <w:tcPr>
            <w:tcW w:w="1008" w:type="dxa"/>
          </w:tcPr>
          <w:p w:rsidR="0006590A" w:rsidRDefault="0006590A">
            <w:pPr>
              <w:rPr>
                <w:b/>
                <w:bCs/>
              </w:rPr>
            </w:pPr>
            <w:r>
              <w:rPr>
                <w:b/>
                <w:bCs/>
              </w:rPr>
              <w:t>Obr.8</w:t>
            </w:r>
          </w:p>
        </w:tc>
        <w:tc>
          <w:tcPr>
            <w:tcW w:w="7740" w:type="dxa"/>
          </w:tcPr>
          <w:p w:rsidR="0006590A" w:rsidRDefault="0006590A">
            <w:pPr>
              <w:jc w:val="left"/>
            </w:pPr>
            <w:r>
              <w:t>Faktory ovlivňující volbu učební pomůcky</w:t>
            </w:r>
          </w:p>
        </w:tc>
      </w:tr>
      <w:tr w:rsidR="0006590A">
        <w:trPr>
          <w:tblCellSpacing w:w="20" w:type="dxa"/>
        </w:trPr>
        <w:tc>
          <w:tcPr>
            <w:tcW w:w="1008" w:type="dxa"/>
          </w:tcPr>
          <w:p w:rsidR="0006590A" w:rsidRDefault="0006590A">
            <w:pPr>
              <w:rPr>
                <w:b/>
                <w:bCs/>
              </w:rPr>
            </w:pPr>
            <w:r>
              <w:rPr>
                <w:b/>
                <w:bCs/>
              </w:rPr>
              <w:t>Obr.9</w:t>
            </w:r>
          </w:p>
        </w:tc>
        <w:tc>
          <w:tcPr>
            <w:tcW w:w="7740" w:type="dxa"/>
          </w:tcPr>
          <w:p w:rsidR="0006590A" w:rsidRDefault="0006590A">
            <w:pPr>
              <w:jc w:val="left"/>
            </w:pPr>
            <w:r>
              <w:t>Počítačová učebna -snímek</w:t>
            </w:r>
          </w:p>
        </w:tc>
      </w:tr>
      <w:tr w:rsidR="0006590A">
        <w:trPr>
          <w:tblCellSpacing w:w="20" w:type="dxa"/>
        </w:trPr>
        <w:tc>
          <w:tcPr>
            <w:tcW w:w="1008" w:type="dxa"/>
          </w:tcPr>
          <w:p w:rsidR="0006590A" w:rsidRDefault="0006590A">
            <w:pPr>
              <w:rPr>
                <w:b/>
                <w:bCs/>
              </w:rPr>
            </w:pPr>
            <w:r>
              <w:rPr>
                <w:b/>
                <w:bCs/>
              </w:rPr>
              <w:t>Obr.10</w:t>
            </w:r>
          </w:p>
        </w:tc>
        <w:tc>
          <w:tcPr>
            <w:tcW w:w="7740" w:type="dxa"/>
          </w:tcPr>
          <w:p w:rsidR="0006590A" w:rsidRDefault="0006590A">
            <w:pPr>
              <w:jc w:val="left"/>
            </w:pPr>
            <w:r>
              <w:t>Loga vybraných firem dodávající interaktivní učebnice na český trh</w:t>
            </w:r>
          </w:p>
        </w:tc>
      </w:tr>
    </w:tbl>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Pr>
        <w:rPr>
          <w:shd w:val="clear" w:color="auto" w:fill="003366"/>
        </w:rPr>
      </w:pPr>
      <w:r>
        <w:br w:type="page"/>
      </w:r>
      <w:bookmarkStart w:id="57" w:name="_Seznam_příloh__                    "/>
      <w:bookmarkEnd w:id="57"/>
      <w:r>
        <w:rPr>
          <w:rStyle w:val="Nadpis1Char"/>
          <w:shd w:val="clear" w:color="auto" w:fill="FFFF99"/>
        </w:rPr>
        <w:t>Seznam příloh</w:t>
      </w:r>
      <w:r>
        <w:t xml:space="preserve">                                                                                            </w:t>
      </w:r>
      <w:r>
        <w:rPr>
          <w:b/>
          <w:bCs/>
          <w:i/>
          <w:iCs/>
          <w:sz w:val="20"/>
          <w:szCs w:val="20"/>
        </w:rPr>
        <w:t xml:space="preserve">zpět na </w:t>
      </w:r>
      <w:hyperlink w:anchor="_Obsah:" w:history="1">
        <w:r>
          <w:rPr>
            <w:rStyle w:val="Hypertextovodkaz"/>
            <w:b/>
            <w:bCs/>
            <w:i/>
            <w:iCs/>
            <w:color w:val="auto"/>
            <w:sz w:val="20"/>
            <w:szCs w:val="20"/>
          </w:rPr>
          <w:t>ob</w:t>
        </w:r>
        <w:r>
          <w:rPr>
            <w:rStyle w:val="Hypertextovodkaz"/>
            <w:b/>
            <w:bCs/>
            <w:i/>
            <w:iCs/>
            <w:color w:val="auto"/>
            <w:sz w:val="20"/>
            <w:szCs w:val="20"/>
          </w:rPr>
          <w:t>s</w:t>
        </w:r>
        <w:r>
          <w:rPr>
            <w:rStyle w:val="Hypertextovodkaz"/>
            <w:b/>
            <w:bCs/>
            <w:i/>
            <w:iCs/>
            <w:color w:val="auto"/>
            <w:sz w:val="20"/>
            <w:szCs w:val="20"/>
          </w:rPr>
          <w:t>ah</w:t>
        </w:r>
      </w:hyperlink>
    </w:p>
    <w:p w:rsidR="0006590A" w:rsidRDefault="0006590A">
      <w:pPr>
        <w:rPr>
          <w:shd w:val="clear" w:color="auto" w:fill="003366"/>
        </w:rPr>
      </w:pPr>
      <w:r>
        <w:rPr>
          <w:i/>
          <w:iCs/>
          <w:sz w:val="20"/>
          <w:szCs w:val="20"/>
        </w:rPr>
        <w:t xml:space="preserve">                                                                                                                                                    </w:t>
      </w:r>
    </w:p>
    <w:tbl>
      <w:tblPr>
        <w:tblW w:w="0" w:type="auto"/>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tblPr>
      <w:tblGrid>
        <w:gridCol w:w="1428"/>
        <w:gridCol w:w="7902"/>
      </w:tblGrid>
      <w:tr w:rsidR="0006590A">
        <w:trPr>
          <w:tblCellSpacing w:w="20" w:type="dxa"/>
        </w:trPr>
        <w:tc>
          <w:tcPr>
            <w:tcW w:w="1368" w:type="dxa"/>
            <w:vAlign w:val="center"/>
          </w:tcPr>
          <w:p w:rsidR="0006590A" w:rsidRDefault="0006590A">
            <w:pPr>
              <w:jc w:val="center"/>
              <w:rPr>
                <w:b/>
                <w:bCs/>
              </w:rPr>
            </w:pPr>
            <w:hyperlink w:anchor="_Příloha_č.1" w:history="1">
              <w:r>
                <w:rPr>
                  <w:rStyle w:val="Hypertextovodkaz"/>
                  <w:b/>
                  <w:bCs/>
                  <w:color w:val="auto"/>
                  <w:u w:val="none"/>
                </w:rPr>
                <w:t>Přílo</w:t>
              </w:r>
              <w:r>
                <w:rPr>
                  <w:rStyle w:val="Hypertextovodkaz"/>
                  <w:b/>
                  <w:bCs/>
                  <w:color w:val="auto"/>
                  <w:u w:val="none"/>
                </w:rPr>
                <w:t>h</w:t>
              </w:r>
              <w:r>
                <w:rPr>
                  <w:rStyle w:val="Hypertextovodkaz"/>
                  <w:b/>
                  <w:bCs/>
                  <w:color w:val="auto"/>
                  <w:u w:val="none"/>
                </w:rPr>
                <w:t>a č.1</w:t>
              </w:r>
            </w:hyperlink>
          </w:p>
        </w:tc>
        <w:tc>
          <w:tcPr>
            <w:tcW w:w="7842" w:type="dxa"/>
          </w:tcPr>
          <w:p w:rsidR="0006590A" w:rsidRDefault="0006590A">
            <w:pPr>
              <w:pStyle w:val="Nadpis2"/>
              <w:jc w:val="left"/>
              <w:rPr>
                <w:b w:val="0"/>
                <w:bCs w:val="0"/>
                <w:sz w:val="24"/>
                <w:szCs w:val="24"/>
              </w:rPr>
            </w:pPr>
            <w:bookmarkStart w:id="58" w:name="_Technická_charakteristika_vybrané_m"/>
            <w:bookmarkEnd w:id="58"/>
            <w:r>
              <w:rPr>
                <w:b w:val="0"/>
                <w:bCs w:val="0"/>
                <w:sz w:val="24"/>
                <w:szCs w:val="24"/>
              </w:rPr>
              <w:t>Technická charakteristika vybrané moderní didaktické techniky   multimediá</w:t>
            </w:r>
            <w:r>
              <w:rPr>
                <w:b w:val="0"/>
                <w:bCs w:val="0"/>
                <w:sz w:val="24"/>
                <w:szCs w:val="24"/>
              </w:rPr>
              <w:t>l</w:t>
            </w:r>
            <w:r>
              <w:rPr>
                <w:b w:val="0"/>
                <w:bCs w:val="0"/>
                <w:sz w:val="24"/>
                <w:szCs w:val="24"/>
              </w:rPr>
              <w:t xml:space="preserve">ního integrovaného systému používané ve výuce – </w:t>
            </w:r>
            <w:r>
              <w:rPr>
                <w:b w:val="0"/>
                <w:bCs w:val="0"/>
                <w:i/>
                <w:iCs/>
                <w:sz w:val="24"/>
                <w:szCs w:val="24"/>
              </w:rPr>
              <w:t>zpětný projektor</w:t>
            </w:r>
          </w:p>
          <w:p w:rsidR="0006590A" w:rsidRDefault="0006590A">
            <w:pPr>
              <w:jc w:val="center"/>
            </w:pPr>
          </w:p>
        </w:tc>
      </w:tr>
      <w:tr w:rsidR="0006590A">
        <w:trPr>
          <w:tblCellSpacing w:w="20" w:type="dxa"/>
        </w:trPr>
        <w:tc>
          <w:tcPr>
            <w:tcW w:w="1368" w:type="dxa"/>
            <w:vAlign w:val="center"/>
          </w:tcPr>
          <w:p w:rsidR="0006590A" w:rsidRDefault="0006590A">
            <w:pPr>
              <w:jc w:val="center"/>
              <w:rPr>
                <w:b/>
                <w:bCs/>
              </w:rPr>
            </w:pPr>
            <w:hyperlink w:anchor="_Příloha_č.2" w:history="1">
              <w:r>
                <w:rPr>
                  <w:rStyle w:val="Hypertextovodkaz"/>
                  <w:b/>
                  <w:bCs/>
                  <w:color w:val="auto"/>
                  <w:u w:val="none"/>
                </w:rPr>
                <w:t>Příloha č</w:t>
              </w:r>
              <w:r>
                <w:rPr>
                  <w:rStyle w:val="Hypertextovodkaz"/>
                  <w:b/>
                  <w:bCs/>
                  <w:color w:val="auto"/>
                  <w:u w:val="none"/>
                </w:rPr>
                <w:t>.</w:t>
              </w:r>
              <w:r>
                <w:rPr>
                  <w:rStyle w:val="Hypertextovodkaz"/>
                  <w:b/>
                  <w:bCs/>
                  <w:color w:val="auto"/>
                  <w:u w:val="none"/>
                </w:rPr>
                <w:t>2</w:t>
              </w:r>
            </w:hyperlink>
          </w:p>
        </w:tc>
        <w:tc>
          <w:tcPr>
            <w:tcW w:w="7842" w:type="dxa"/>
          </w:tcPr>
          <w:p w:rsidR="0006590A" w:rsidRDefault="0006590A">
            <w:pPr>
              <w:jc w:val="left"/>
            </w:pPr>
          </w:p>
          <w:p w:rsidR="0006590A" w:rsidRDefault="0006590A">
            <w:pPr>
              <w:jc w:val="left"/>
            </w:pPr>
            <w:r>
              <w:t>Technická charakteristika vybrané moderní didaktické techniky</w:t>
            </w:r>
          </w:p>
          <w:p w:rsidR="0006590A" w:rsidRDefault="0006590A">
            <w:pPr>
              <w:jc w:val="left"/>
            </w:pPr>
            <w:r>
              <w:t xml:space="preserve">multimediálního integrovaného systému používaná ve výuce - </w:t>
            </w:r>
            <w:r>
              <w:rPr>
                <w:i/>
                <w:iCs/>
              </w:rPr>
              <w:t>vizualizér</w:t>
            </w:r>
          </w:p>
          <w:p w:rsidR="0006590A" w:rsidRDefault="0006590A">
            <w:pPr>
              <w:jc w:val="center"/>
            </w:pPr>
          </w:p>
        </w:tc>
      </w:tr>
      <w:tr w:rsidR="0006590A">
        <w:trPr>
          <w:tblCellSpacing w:w="20" w:type="dxa"/>
        </w:trPr>
        <w:tc>
          <w:tcPr>
            <w:tcW w:w="1368" w:type="dxa"/>
            <w:vAlign w:val="center"/>
          </w:tcPr>
          <w:p w:rsidR="0006590A" w:rsidRDefault="0006590A">
            <w:pPr>
              <w:jc w:val="center"/>
              <w:rPr>
                <w:b/>
                <w:bCs/>
              </w:rPr>
            </w:pPr>
          </w:p>
          <w:p w:rsidR="0006590A" w:rsidRDefault="0006590A">
            <w:pPr>
              <w:jc w:val="center"/>
              <w:rPr>
                <w:b/>
                <w:bCs/>
              </w:rPr>
            </w:pPr>
            <w:hyperlink w:anchor="_Technická_charakteristika_vybrané_m_2" w:history="1">
              <w:r>
                <w:rPr>
                  <w:rStyle w:val="Hypertextovodkaz"/>
                  <w:b/>
                  <w:bCs/>
                  <w:color w:val="auto"/>
                  <w:u w:val="none"/>
                </w:rPr>
                <w:t>Příloha č.3</w:t>
              </w:r>
            </w:hyperlink>
          </w:p>
          <w:p w:rsidR="0006590A" w:rsidRDefault="0006590A">
            <w:pPr>
              <w:jc w:val="center"/>
              <w:rPr>
                <w:b/>
                <w:bCs/>
              </w:rPr>
            </w:pPr>
          </w:p>
        </w:tc>
        <w:tc>
          <w:tcPr>
            <w:tcW w:w="7842" w:type="dxa"/>
          </w:tcPr>
          <w:p w:rsidR="0006590A" w:rsidRDefault="0006590A">
            <w:pPr>
              <w:jc w:val="left"/>
            </w:pPr>
          </w:p>
          <w:p w:rsidR="0006590A" w:rsidRDefault="0006590A">
            <w:pPr>
              <w:jc w:val="left"/>
            </w:pPr>
            <w:r>
              <w:t>Technická charakteristika vybrané moderní didaktické techniky</w:t>
            </w:r>
          </w:p>
          <w:p w:rsidR="0006590A" w:rsidRDefault="0006590A">
            <w:pPr>
              <w:jc w:val="left"/>
            </w:pPr>
            <w:r>
              <w:t xml:space="preserve">multimediálního integrovaného systému používaná ve výuce – </w:t>
            </w:r>
            <w:r>
              <w:rPr>
                <w:i/>
                <w:iCs/>
              </w:rPr>
              <w:t>interaktivní tabule</w:t>
            </w:r>
          </w:p>
          <w:p w:rsidR="0006590A" w:rsidRDefault="0006590A">
            <w:pPr>
              <w:jc w:val="center"/>
            </w:pPr>
          </w:p>
        </w:tc>
      </w:tr>
      <w:tr w:rsidR="0006590A">
        <w:trPr>
          <w:tblCellSpacing w:w="20" w:type="dxa"/>
        </w:trPr>
        <w:tc>
          <w:tcPr>
            <w:tcW w:w="1368" w:type="dxa"/>
            <w:vAlign w:val="center"/>
          </w:tcPr>
          <w:p w:rsidR="0006590A" w:rsidRDefault="0006590A">
            <w:pPr>
              <w:jc w:val="center"/>
              <w:rPr>
                <w:b/>
                <w:bCs/>
              </w:rPr>
            </w:pPr>
            <w:hyperlink w:anchor="_Technická_charakteristika_vybrané_m_3" w:history="1">
              <w:r>
                <w:rPr>
                  <w:rStyle w:val="Hypertextovodkaz"/>
                  <w:b/>
                  <w:bCs/>
                  <w:color w:val="auto"/>
                  <w:u w:val="none"/>
                </w:rPr>
                <w:t>Příloha č.4</w:t>
              </w:r>
            </w:hyperlink>
          </w:p>
        </w:tc>
        <w:tc>
          <w:tcPr>
            <w:tcW w:w="7842" w:type="dxa"/>
          </w:tcPr>
          <w:p w:rsidR="0006590A" w:rsidRDefault="0006590A">
            <w:pPr>
              <w:jc w:val="left"/>
            </w:pPr>
          </w:p>
          <w:p w:rsidR="0006590A" w:rsidRDefault="0006590A">
            <w:pPr>
              <w:jc w:val="left"/>
            </w:pPr>
            <w:r>
              <w:t>Technická charakteristika vybrané moderní didaktické techniky</w:t>
            </w:r>
          </w:p>
          <w:p w:rsidR="0006590A" w:rsidRDefault="0006590A">
            <w:pPr>
              <w:jc w:val="left"/>
            </w:pPr>
            <w:r>
              <w:t xml:space="preserve">multimediálního integrovaného systému používaná ve výuce - </w:t>
            </w:r>
            <w:r>
              <w:rPr>
                <w:i/>
                <w:iCs/>
              </w:rPr>
              <w:t>dataprojektor</w:t>
            </w:r>
          </w:p>
          <w:p w:rsidR="0006590A" w:rsidRDefault="0006590A">
            <w:pPr>
              <w:jc w:val="center"/>
            </w:pPr>
          </w:p>
        </w:tc>
      </w:tr>
      <w:tr w:rsidR="0006590A">
        <w:trPr>
          <w:tblCellSpacing w:w="20" w:type="dxa"/>
        </w:trPr>
        <w:tc>
          <w:tcPr>
            <w:tcW w:w="1368" w:type="dxa"/>
            <w:vAlign w:val="center"/>
          </w:tcPr>
          <w:p w:rsidR="0006590A" w:rsidRDefault="0006590A">
            <w:pPr>
              <w:jc w:val="center"/>
              <w:rPr>
                <w:b/>
                <w:bCs/>
              </w:rPr>
            </w:pPr>
          </w:p>
          <w:p w:rsidR="0006590A" w:rsidRDefault="0006590A">
            <w:pPr>
              <w:jc w:val="center"/>
              <w:rPr>
                <w:b/>
                <w:bCs/>
              </w:rPr>
            </w:pPr>
            <w:r>
              <w:rPr>
                <w:b/>
                <w:bCs/>
              </w:rPr>
              <w:t>Příloha č.5</w:t>
            </w:r>
          </w:p>
          <w:p w:rsidR="0006590A" w:rsidRDefault="0006590A">
            <w:pPr>
              <w:jc w:val="center"/>
              <w:rPr>
                <w:b/>
                <w:bCs/>
              </w:rPr>
            </w:pPr>
          </w:p>
        </w:tc>
        <w:tc>
          <w:tcPr>
            <w:tcW w:w="7842" w:type="dxa"/>
          </w:tcPr>
          <w:p w:rsidR="0006590A" w:rsidRDefault="0006590A"/>
          <w:p w:rsidR="0006590A" w:rsidRDefault="0006590A">
            <w:r>
              <w:t>Fólie zhotovené programem Microsoft</w:t>
            </w:r>
            <w:r>
              <w:rPr>
                <w:vertAlign w:val="superscript"/>
              </w:rPr>
              <w:sym w:font="Symbol" w:char="F0E2"/>
            </w:r>
            <w:r>
              <w:rPr>
                <w:vertAlign w:val="superscript"/>
              </w:rPr>
              <w:t xml:space="preserve"> </w:t>
            </w:r>
            <w:r>
              <w:t>PowerPoint 2000 CZ k projekci</w:t>
            </w:r>
          </w:p>
          <w:p w:rsidR="0006590A" w:rsidRDefault="0006590A">
            <w:r>
              <w:t>na zpětných projektorech a vizualizéru ( č. 5/1,2,3,4,5) pro hodinu expoziční</w:t>
            </w:r>
          </w:p>
          <w:p w:rsidR="0006590A" w:rsidRDefault="0006590A">
            <w:pPr>
              <w:jc w:val="left"/>
            </w:pPr>
          </w:p>
        </w:tc>
      </w:tr>
      <w:tr w:rsidR="0006590A">
        <w:trPr>
          <w:tblCellSpacing w:w="20" w:type="dxa"/>
        </w:trPr>
        <w:tc>
          <w:tcPr>
            <w:tcW w:w="1368" w:type="dxa"/>
            <w:vAlign w:val="center"/>
          </w:tcPr>
          <w:p w:rsidR="0006590A" w:rsidRDefault="0006590A">
            <w:pPr>
              <w:jc w:val="center"/>
              <w:rPr>
                <w:b/>
                <w:bCs/>
              </w:rPr>
            </w:pPr>
          </w:p>
          <w:p w:rsidR="0006590A" w:rsidRDefault="0006590A">
            <w:pPr>
              <w:jc w:val="center"/>
              <w:rPr>
                <w:b/>
                <w:bCs/>
              </w:rPr>
            </w:pPr>
            <w:r>
              <w:rPr>
                <w:b/>
                <w:bCs/>
              </w:rPr>
              <w:t>Příloha č.6</w:t>
            </w:r>
          </w:p>
          <w:p w:rsidR="0006590A" w:rsidRDefault="0006590A">
            <w:pPr>
              <w:jc w:val="center"/>
              <w:rPr>
                <w:b/>
                <w:bCs/>
              </w:rPr>
            </w:pPr>
          </w:p>
        </w:tc>
        <w:tc>
          <w:tcPr>
            <w:tcW w:w="7842" w:type="dxa"/>
          </w:tcPr>
          <w:p w:rsidR="0006590A" w:rsidRDefault="0006590A">
            <w:bookmarkStart w:id="59" w:name="OLE_LINK4"/>
            <w:r>
              <w:t>Prezentace zhotovená v programu Microsoft</w:t>
            </w:r>
            <w:r>
              <w:rPr>
                <w:vertAlign w:val="superscript"/>
              </w:rPr>
              <w:sym w:font="Symbol" w:char="F0E2"/>
            </w:r>
            <w:r>
              <w:rPr>
                <w:vertAlign w:val="superscript"/>
              </w:rPr>
              <w:t xml:space="preserve"> </w:t>
            </w:r>
            <w:r>
              <w:t xml:space="preserve">PowerPoint 2000 CZ </w:t>
            </w:r>
          </w:p>
          <w:p w:rsidR="0006590A" w:rsidRDefault="0006590A">
            <w:r>
              <w:t>připravena k projekci  dataprojektorem nebo interaktivní tabulí  (př</w:t>
            </w:r>
            <w:r>
              <w:t>i</w:t>
            </w:r>
            <w:r>
              <w:t xml:space="preserve">ložený </w:t>
            </w:r>
          </w:p>
          <w:p w:rsidR="0006590A" w:rsidRDefault="0006590A">
            <w:r>
              <w:t>1ks CD- 3 verze souborů vyhotovené prezentace) pro hodinu apl</w:t>
            </w:r>
            <w:r>
              <w:t>i</w:t>
            </w:r>
            <w:r>
              <w:t>kační</w:t>
            </w:r>
          </w:p>
          <w:p w:rsidR="0006590A" w:rsidRDefault="0006590A">
            <w:pPr>
              <w:jc w:val="left"/>
            </w:pPr>
            <w:r>
              <w:t xml:space="preserve">Název: „ Předvedení internetového vyhledávače </w:t>
            </w:r>
            <w:hyperlink r:id="rId80" w:history="1">
              <w:r>
                <w:rPr>
                  <w:rStyle w:val="Hypertextovodkaz"/>
                </w:rPr>
                <w:t>www.seznam.cz</w:t>
              </w:r>
            </w:hyperlink>
            <w:r>
              <w:t>“</w:t>
            </w:r>
            <w:bookmarkEnd w:id="59"/>
          </w:p>
        </w:tc>
      </w:tr>
    </w:tbl>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Pr>
        <w:pStyle w:val="Nadpis1"/>
        <w:jc w:val="right"/>
        <w:rPr>
          <w:shd w:val="clear" w:color="auto" w:fill="003366"/>
        </w:rPr>
      </w:pPr>
      <w:r>
        <w:br w:type="page"/>
      </w:r>
      <w:bookmarkStart w:id="60" w:name="_Příloha_č.1_1"/>
      <w:bookmarkStart w:id="61" w:name="_Příloha_č.1"/>
      <w:bookmarkEnd w:id="60"/>
      <w:bookmarkEnd w:id="61"/>
      <w:r>
        <w:rPr>
          <w:shd w:val="clear" w:color="auto" w:fill="003366"/>
        </w:rPr>
        <w:t>Příloha č.1</w:t>
      </w:r>
    </w:p>
    <w:p w:rsidR="0006590A" w:rsidRDefault="0006590A">
      <w:pPr>
        <w:pStyle w:val="Nadpis2"/>
      </w:pPr>
      <w:r>
        <w:rPr>
          <w:shd w:val="clear" w:color="auto" w:fill="99CC00"/>
        </w:rPr>
        <w:t>Technická charakteristika vybrané moderní didaktické techniky multim</w:t>
      </w:r>
      <w:r>
        <w:rPr>
          <w:shd w:val="clear" w:color="auto" w:fill="99CC00"/>
        </w:rPr>
        <w:t>e</w:t>
      </w:r>
      <w:r>
        <w:rPr>
          <w:shd w:val="clear" w:color="auto" w:fill="99CC00"/>
        </w:rPr>
        <w:t xml:space="preserve">diálního integrovaného systému používané ve výuce - </w:t>
      </w:r>
      <w:r>
        <w:rPr>
          <w:i/>
          <w:iCs/>
          <w:shd w:val="clear" w:color="auto" w:fill="99CC00"/>
        </w:rPr>
        <w:t>zpětný projektor</w:t>
      </w:r>
    </w:p>
    <w:p w:rsidR="0006590A" w:rsidRDefault="0006590A">
      <w:pPr>
        <w:rPr>
          <w:rFonts w:ascii="Verdana" w:hAnsi="Verdana"/>
          <w:szCs w:val="20"/>
          <w:u w:val="single"/>
        </w:rPr>
      </w:pPr>
    </w:p>
    <w:p w:rsidR="0006590A" w:rsidRDefault="0006590A">
      <w:pPr>
        <w:rPr>
          <w:b/>
          <w:bCs/>
          <w:szCs w:val="20"/>
        </w:rPr>
      </w:pPr>
      <w:r>
        <w:rPr>
          <w:b/>
          <w:bCs/>
          <w:szCs w:val="20"/>
        </w:rPr>
        <w:t>Zpětný projektor</w:t>
      </w:r>
    </w:p>
    <w:p w:rsidR="0006590A" w:rsidRDefault="0006590A">
      <w:pPr>
        <w:rPr>
          <w:rStyle w:val="Siln"/>
          <w:color w:val="000000"/>
        </w:rPr>
      </w:pPr>
    </w:p>
    <w:p w:rsidR="0006590A" w:rsidRDefault="0006590A">
      <w:pPr>
        <w:rPr>
          <w:rStyle w:val="Siln"/>
          <w:color w:val="000000"/>
        </w:rPr>
      </w:pPr>
    </w:p>
    <w:p w:rsidR="0006590A" w:rsidRDefault="0006590A">
      <w:pPr>
        <w:rPr>
          <w:szCs w:val="20"/>
        </w:rPr>
      </w:pPr>
      <w:r>
        <w:rPr>
          <w:rStyle w:val="Siln"/>
          <w:color w:val="000000"/>
        </w:rPr>
        <w:t>Zpětné projektory</w:t>
      </w:r>
      <w:r>
        <w:rPr>
          <w:color w:val="000000"/>
        </w:rPr>
        <w:t xml:space="preserve"> jsou již standardem ve vizuální komunikaci. Zpětné projektory jsou léty vyzkoušená technika, která nikoho nezaskočí způsobem používání.</w:t>
      </w:r>
    </w:p>
    <w:p w:rsidR="0006590A" w:rsidRDefault="0006590A">
      <w:pPr>
        <w:rPr>
          <w:szCs w:val="20"/>
        </w:rPr>
      </w:pPr>
      <w:r>
        <w:rPr>
          <w:szCs w:val="20"/>
        </w:rPr>
        <w:t xml:space="preserve">Zpětné projektory ještě zdaleka neřekly své poslední slovo. Jsou stále zajímavou volbou a to nejen pro svou výhodnou cenu. V nabídkách speciálních obchodů jsou malé přenosné modely i velké klasické přístroje s vysokými světelnými výkony. </w:t>
      </w:r>
    </w:p>
    <w:p w:rsidR="0006590A" w:rsidRDefault="0006590A">
      <w:pPr>
        <w:rPr>
          <w:szCs w:val="20"/>
        </w:rPr>
      </w:pPr>
      <w:r>
        <w:rPr>
          <w:szCs w:val="20"/>
        </w:rPr>
        <w:t xml:space="preserve">Jejich nejdůležitější technické parametry předkládám proto, že učitel by je měl znát už proto, že tyto přístroje bude také ovládat. Mnohdy se podílí i na jejich nákupu a vhodném výběru. </w:t>
      </w:r>
    </w:p>
    <w:p w:rsidR="0006590A" w:rsidRDefault="0006590A"/>
    <w:p w:rsidR="0006590A" w:rsidRDefault="0006590A"/>
    <w:p w:rsidR="0006590A" w:rsidRDefault="0006590A"/>
    <w:p w:rsidR="0006590A" w:rsidRDefault="0006590A"/>
    <w:tbl>
      <w:tblPr>
        <w:tblW w:w="0" w:type="auto"/>
        <w:tblCellSpacing w:w="7" w:type="dxa"/>
        <w:tblCellMar>
          <w:top w:w="30" w:type="dxa"/>
          <w:left w:w="30" w:type="dxa"/>
          <w:bottom w:w="30" w:type="dxa"/>
          <w:right w:w="30" w:type="dxa"/>
        </w:tblCellMar>
        <w:tblLook w:val="0000"/>
      </w:tblPr>
      <w:tblGrid>
        <w:gridCol w:w="3723"/>
        <w:gridCol w:w="3771"/>
      </w:tblGrid>
      <w:tr w:rsidR="0006590A">
        <w:trPr>
          <w:tblCellSpacing w:w="7" w:type="dxa"/>
        </w:trPr>
        <w:tc>
          <w:tcPr>
            <w:tcW w:w="0" w:type="auto"/>
            <w:vAlign w:val="center"/>
          </w:tcPr>
          <w:p w:rsidR="0006590A" w:rsidRDefault="00254FD9">
            <w:r>
              <w:rPr>
                <w:noProof/>
              </w:rPr>
              <w:drawing>
                <wp:anchor distT="0" distB="0" distL="114300" distR="114300" simplePos="0" relativeHeight="251666432" behindDoc="1" locked="0" layoutInCell="1" allowOverlap="1">
                  <wp:simplePos x="0" y="0"/>
                  <wp:positionH relativeFrom="column">
                    <wp:posOffset>6350</wp:posOffset>
                  </wp:positionH>
                  <wp:positionV relativeFrom="paragraph">
                    <wp:posOffset>-2099945</wp:posOffset>
                  </wp:positionV>
                  <wp:extent cx="2293620" cy="2306955"/>
                  <wp:effectExtent l="19050" t="0" r="0" b="0"/>
                  <wp:wrapTight wrapText="bothSides">
                    <wp:wrapPolygon edited="0">
                      <wp:start x="-179" y="0"/>
                      <wp:lineTo x="-179" y="21404"/>
                      <wp:lineTo x="21528" y="21404"/>
                      <wp:lineTo x="21528" y="0"/>
                      <wp:lineTo x="-179" y="0"/>
                    </wp:wrapPolygon>
                  </wp:wrapTight>
                  <wp:docPr id="267" name="bigPicture" descr="Klinutím na obrázek zavřete o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Picture" descr="Klinutím na obrázek zavřete okno"/>
                          <pic:cNvPicPr>
                            <a:picLocks noChangeAspect="1" noChangeArrowheads="1"/>
                          </pic:cNvPicPr>
                        </pic:nvPicPr>
                        <pic:blipFill>
                          <a:blip r:embed="rId81" r:link="rId82" cstate="print"/>
                          <a:srcRect/>
                          <a:stretch>
                            <a:fillRect/>
                          </a:stretch>
                        </pic:blipFill>
                        <pic:spPr bwMode="auto">
                          <a:xfrm>
                            <a:off x="0" y="0"/>
                            <a:ext cx="2293620" cy="2306955"/>
                          </a:xfrm>
                          <a:prstGeom prst="rect">
                            <a:avLst/>
                          </a:prstGeom>
                          <a:noFill/>
                          <a:ln w="9525">
                            <a:noFill/>
                            <a:miter lim="800000"/>
                            <a:headEnd/>
                            <a:tailEnd/>
                          </a:ln>
                        </pic:spPr>
                      </pic:pic>
                    </a:graphicData>
                  </a:graphic>
                </wp:anchor>
              </w:drawing>
            </w:r>
          </w:p>
        </w:tc>
        <w:tc>
          <w:tcPr>
            <w:tcW w:w="0" w:type="auto"/>
            <w:vAlign w:val="center"/>
          </w:tcPr>
          <w:p w:rsidR="0006590A" w:rsidRDefault="00254FD9">
            <w:r>
              <w:rPr>
                <w:noProof/>
              </w:rPr>
              <w:drawing>
                <wp:anchor distT="0" distB="0" distL="114300" distR="114300" simplePos="0" relativeHeight="251667456" behindDoc="1" locked="0" layoutInCell="1" allowOverlap="1">
                  <wp:simplePos x="0" y="0"/>
                  <wp:positionH relativeFrom="column">
                    <wp:posOffset>22860</wp:posOffset>
                  </wp:positionH>
                  <wp:positionV relativeFrom="paragraph">
                    <wp:posOffset>-2095500</wp:posOffset>
                  </wp:positionV>
                  <wp:extent cx="2320290" cy="2320290"/>
                  <wp:effectExtent l="19050" t="0" r="3810" b="0"/>
                  <wp:wrapTight wrapText="bothSides">
                    <wp:wrapPolygon edited="0">
                      <wp:start x="-177" y="0"/>
                      <wp:lineTo x="-177" y="21458"/>
                      <wp:lineTo x="21635" y="21458"/>
                      <wp:lineTo x="21635" y="0"/>
                      <wp:lineTo x="-177" y="0"/>
                    </wp:wrapPolygon>
                  </wp:wrapTight>
                  <wp:docPr id="268" name="bigPicture" descr="Klinutím na obrázek zavřete o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Picture" descr="Klinutím na obrázek zavřete okno"/>
                          <pic:cNvPicPr>
                            <a:picLocks noChangeAspect="1" noChangeArrowheads="1"/>
                          </pic:cNvPicPr>
                        </pic:nvPicPr>
                        <pic:blipFill>
                          <a:blip r:embed="rId83" r:link="rId84" cstate="print"/>
                          <a:srcRect/>
                          <a:stretch>
                            <a:fillRect/>
                          </a:stretch>
                        </pic:blipFill>
                        <pic:spPr bwMode="auto">
                          <a:xfrm>
                            <a:off x="0" y="0"/>
                            <a:ext cx="2320290" cy="2320290"/>
                          </a:xfrm>
                          <a:prstGeom prst="rect">
                            <a:avLst/>
                          </a:prstGeom>
                          <a:noFill/>
                          <a:ln w="9525">
                            <a:noFill/>
                            <a:miter lim="800000"/>
                            <a:headEnd/>
                            <a:tailEnd/>
                          </a:ln>
                        </pic:spPr>
                      </pic:pic>
                    </a:graphicData>
                  </a:graphic>
                </wp:anchor>
              </w:drawing>
            </w:r>
          </w:p>
        </w:tc>
      </w:tr>
      <w:tr w:rsidR="0006590A">
        <w:trPr>
          <w:tblCellSpacing w:w="7" w:type="dxa"/>
        </w:trPr>
        <w:tc>
          <w:tcPr>
            <w:tcW w:w="0" w:type="auto"/>
            <w:vAlign w:val="center"/>
          </w:tcPr>
          <w:p w:rsidR="0006590A" w:rsidRDefault="0006590A">
            <w:r>
              <w:rPr>
                <w:noProof/>
              </w:rPr>
              <w:pict>
                <v:shape id="_x0000_s1293" type="#_x0000_t202" style="position:absolute;left:0;text-align:left;margin-left:-149.55pt;margin-top:6.4pt;width:150.8pt;height:28.05pt;z-index:251668480;mso-position-horizontal-relative:text;mso-position-vertical-relative:text" wrapcoords="-107 0 -107 21016 21600 21016 21600 0 -107 0" fillcolor="aqua" stroked="f">
                  <v:textbox style="mso-next-textbox:#_x0000_s1293">
                    <w:txbxContent>
                      <w:p w:rsidR="0006590A" w:rsidRDefault="0006590A">
                        <w:r>
                          <w:t>Zpětný projektor přenosný</w:t>
                        </w:r>
                      </w:p>
                    </w:txbxContent>
                  </v:textbox>
                  <w10:wrap type="tight"/>
                </v:shape>
              </w:pict>
            </w:r>
          </w:p>
        </w:tc>
        <w:tc>
          <w:tcPr>
            <w:tcW w:w="0" w:type="auto"/>
            <w:vAlign w:val="center"/>
          </w:tcPr>
          <w:p w:rsidR="0006590A" w:rsidRDefault="0006590A">
            <w:r>
              <w:rPr>
                <w:noProof/>
              </w:rPr>
              <w:pict>
                <v:shape id="_x0000_s1294" type="#_x0000_t202" style="position:absolute;left:0;text-align:left;margin-left:-167.75pt;margin-top:5.3pt;width:158.7pt;height:37.1pt;z-index:251669504;mso-position-horizontal-relative:text;mso-position-vertical-relative:text" wrapcoords="-107 0 -107 21016 21600 21016 21600 0 -107 0" fillcolor="aqua" stroked="f">
                  <v:textbox style="mso-next-textbox:#_x0000_s1294">
                    <w:txbxContent>
                      <w:p w:rsidR="0006590A" w:rsidRDefault="0006590A">
                        <w:r>
                          <w:t>Zpětný projektor stacionární (stabilní)</w:t>
                        </w:r>
                      </w:p>
                    </w:txbxContent>
                  </v:textbox>
                  <w10:wrap type="tight"/>
                </v:shape>
              </w:pict>
            </w:r>
          </w:p>
        </w:tc>
      </w:tr>
      <w:tr w:rsidR="0006590A">
        <w:trPr>
          <w:tblCellSpacing w:w="7" w:type="dxa"/>
        </w:trPr>
        <w:tc>
          <w:tcPr>
            <w:tcW w:w="0" w:type="auto"/>
            <w:vAlign w:val="center"/>
          </w:tcPr>
          <w:p w:rsidR="0006590A" w:rsidRDefault="0006590A"/>
        </w:tc>
        <w:tc>
          <w:tcPr>
            <w:tcW w:w="0" w:type="auto"/>
            <w:vAlign w:val="center"/>
          </w:tcPr>
          <w:p w:rsidR="0006590A" w:rsidRDefault="0006590A"/>
        </w:tc>
      </w:tr>
    </w:tbl>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r>
        <w:br w:type="page"/>
      </w:r>
    </w:p>
    <w:tbl>
      <w:tblPr>
        <w:tblW w:w="0" w:type="auto"/>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1E0"/>
      </w:tblPr>
      <w:tblGrid>
        <w:gridCol w:w="2724"/>
        <w:gridCol w:w="6734"/>
      </w:tblGrid>
      <w:tr w:rsidR="0006590A">
        <w:trPr>
          <w:trHeight w:val="1115"/>
          <w:tblCellSpacing w:w="20" w:type="dxa"/>
        </w:trPr>
        <w:tc>
          <w:tcPr>
            <w:tcW w:w="2664" w:type="dxa"/>
            <w:tcBorders>
              <w:top w:val="outset" w:sz="24" w:space="0" w:color="auto"/>
              <w:bottom w:val="outset" w:sz="6" w:space="0" w:color="auto"/>
            </w:tcBorders>
            <w:shd w:val="clear" w:color="auto" w:fill="99CC00"/>
            <w:vAlign w:val="center"/>
          </w:tcPr>
          <w:p w:rsidR="0006590A" w:rsidRDefault="0006590A">
            <w:pPr>
              <w:jc w:val="center"/>
              <w:rPr>
                <w:b/>
                <w:bCs/>
              </w:rPr>
            </w:pPr>
            <w:r>
              <w:rPr>
                <w:b/>
                <w:bCs/>
              </w:rPr>
              <w:t>Hmotnost a rozměry přístroje</w:t>
            </w:r>
          </w:p>
        </w:tc>
        <w:tc>
          <w:tcPr>
            <w:tcW w:w="6674" w:type="dxa"/>
          </w:tcPr>
          <w:p w:rsidR="0006590A" w:rsidRDefault="0006590A">
            <w:r>
              <w:t>Podle hmotnosti se dělí na stacionární ( hmotnost kolem 8-15 kg) a přenosné (hmotnost kolem 4-5 kg). Rozměry pak určují jeho skladnost např. do brašny a možnosti jeho přenášení, adjustaci a obsluhu.</w:t>
            </w:r>
          </w:p>
        </w:tc>
      </w:tr>
      <w:tr w:rsidR="0006590A">
        <w:trPr>
          <w:trHeight w:val="1095"/>
          <w:tblCellSpacing w:w="20" w:type="dxa"/>
        </w:trPr>
        <w:tc>
          <w:tcPr>
            <w:tcW w:w="2664"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Světelný výkon [l</w:t>
            </w:r>
            <w:r>
              <w:rPr>
                <w:b/>
                <w:bCs/>
              </w:rPr>
              <w:t>u</w:t>
            </w:r>
            <w:r>
              <w:rPr>
                <w:b/>
                <w:bCs/>
              </w:rPr>
              <w:t>men]</w:t>
            </w:r>
          </w:p>
        </w:tc>
        <w:tc>
          <w:tcPr>
            <w:tcW w:w="6674" w:type="dxa"/>
          </w:tcPr>
          <w:p w:rsidR="0006590A" w:rsidRDefault="0006590A">
            <w:r>
              <w:t>Na této hodnotě záleží z jaké optimální vzdálenosti přístroj m</w:t>
            </w:r>
            <w:r>
              <w:t>ů</w:t>
            </w:r>
            <w:r>
              <w:t>žeme používat a také za jakých světelných podmínek v místnosti je lze použít. Hodnota se pohybuje od 2000-10 000 ANSI lm. Tedy: čím je hodnota vyšší, tím lépe.</w:t>
            </w:r>
          </w:p>
        </w:tc>
      </w:tr>
      <w:tr w:rsidR="0006590A">
        <w:trPr>
          <w:trHeight w:val="1672"/>
          <w:tblCellSpacing w:w="20" w:type="dxa"/>
        </w:trPr>
        <w:tc>
          <w:tcPr>
            <w:tcW w:w="2664"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Světelný zdroj a př</w:t>
            </w:r>
            <w:r>
              <w:rPr>
                <w:b/>
                <w:bCs/>
              </w:rPr>
              <w:t>í</w:t>
            </w:r>
            <w:r>
              <w:rPr>
                <w:b/>
                <w:bCs/>
              </w:rPr>
              <w:t>kon [W]</w:t>
            </w:r>
          </w:p>
          <w:p w:rsidR="0006590A" w:rsidRDefault="0006590A">
            <w:pPr>
              <w:jc w:val="center"/>
              <w:rPr>
                <w:b/>
                <w:bCs/>
              </w:rPr>
            </w:pPr>
          </w:p>
          <w:p w:rsidR="0006590A" w:rsidRDefault="0006590A">
            <w:pPr>
              <w:jc w:val="center"/>
              <w:rPr>
                <w:b/>
                <w:bCs/>
              </w:rPr>
            </w:pPr>
            <w:r>
              <w:rPr>
                <w:b/>
                <w:bCs/>
              </w:rPr>
              <w:t>Ochrana proti přehř</w:t>
            </w:r>
            <w:r>
              <w:rPr>
                <w:b/>
                <w:bCs/>
              </w:rPr>
              <w:t>á</w:t>
            </w:r>
            <w:r>
              <w:rPr>
                <w:b/>
                <w:bCs/>
              </w:rPr>
              <w:t>tí</w:t>
            </w:r>
          </w:p>
        </w:tc>
        <w:tc>
          <w:tcPr>
            <w:tcW w:w="6674" w:type="dxa"/>
          </w:tcPr>
          <w:p w:rsidR="0006590A" w:rsidRDefault="0006590A">
            <w:r>
              <w:rPr>
                <w:b/>
                <w:bCs/>
              </w:rPr>
              <w:t xml:space="preserve">halogenová lampa, metalhalogenidová výbojka </w:t>
            </w:r>
            <w:r>
              <w:t>.</w:t>
            </w:r>
          </w:p>
          <w:p w:rsidR="0006590A" w:rsidRDefault="0006590A">
            <w:r>
              <w:t xml:space="preserve">Na typu světelného zdroje a příkonu závisí kvalita světelného výkonu třeba i v nedostatečně zatemněných prostorách.  Pojistka proti přehřátí zabezpečí, aby lampa či výbojka </w:t>
            </w:r>
          </w:p>
          <w:p w:rsidR="0006590A" w:rsidRDefault="0006590A">
            <w:r>
              <w:t>vydržela optimální počet předpokládaných provozních hodin.</w:t>
            </w:r>
          </w:p>
          <w:p w:rsidR="0006590A" w:rsidRDefault="0006590A">
            <w:r>
              <w:t>Hodnoty příkonu: od 250-575 W</w:t>
            </w:r>
          </w:p>
        </w:tc>
      </w:tr>
      <w:tr w:rsidR="0006590A">
        <w:trPr>
          <w:trHeight w:val="557"/>
          <w:tblCellSpacing w:w="20" w:type="dxa"/>
        </w:trPr>
        <w:tc>
          <w:tcPr>
            <w:tcW w:w="2664"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Zařízení pro výměnu lamp</w:t>
            </w:r>
          </w:p>
        </w:tc>
        <w:tc>
          <w:tcPr>
            <w:tcW w:w="6674" w:type="dxa"/>
          </w:tcPr>
          <w:p w:rsidR="0006590A" w:rsidRDefault="0006590A">
            <w:r>
              <w:rPr>
                <w:b/>
                <w:bCs/>
              </w:rPr>
              <w:t>Typy</w:t>
            </w:r>
            <w:r>
              <w:t>: rychlá výměna, automatická výměna s indikátorem vým</w:t>
            </w:r>
            <w:r>
              <w:t>ě</w:t>
            </w:r>
            <w:r>
              <w:t>ny</w:t>
            </w:r>
          </w:p>
        </w:tc>
      </w:tr>
      <w:tr w:rsidR="0006590A">
        <w:trPr>
          <w:trHeight w:val="1652"/>
          <w:tblCellSpacing w:w="20" w:type="dxa"/>
        </w:trPr>
        <w:tc>
          <w:tcPr>
            <w:tcW w:w="2664"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Počet čoček.</w:t>
            </w:r>
          </w:p>
          <w:p w:rsidR="0006590A" w:rsidRDefault="0006590A">
            <w:pPr>
              <w:jc w:val="center"/>
              <w:rPr>
                <w:b/>
                <w:bCs/>
              </w:rPr>
            </w:pPr>
            <w:r>
              <w:rPr>
                <w:b/>
                <w:bCs/>
              </w:rPr>
              <w:t>Objektiv a ohnisková vzdálenost f (mm)</w:t>
            </w:r>
          </w:p>
        </w:tc>
        <w:tc>
          <w:tcPr>
            <w:tcW w:w="6674" w:type="dxa"/>
          </w:tcPr>
          <w:p w:rsidR="0006590A" w:rsidRDefault="0006590A">
            <w:r>
              <w:t>Počet čoček-hodnota se pohybuje od 1-3 čoček. Integrovaná kondenzační čočka zabezpečuje nezkreslenou prezentaci barev obrazu, kvalitu obrazu na jeho okrajích či automatickou korekci lichoběžníkového zkreslení.</w:t>
            </w:r>
          </w:p>
          <w:p w:rsidR="0006590A" w:rsidRDefault="0006590A">
            <w:r>
              <w:t>Ohnisková vzdálenost f=275-320 mm. Na těchto hodnotách z</w:t>
            </w:r>
            <w:r>
              <w:t>á</w:t>
            </w:r>
            <w:r>
              <w:t>visí zkreslení obrazu a  kvalita promítaného obrazu.</w:t>
            </w:r>
          </w:p>
        </w:tc>
      </w:tr>
      <w:tr w:rsidR="0006590A">
        <w:trPr>
          <w:trHeight w:val="836"/>
          <w:tblCellSpacing w:w="20" w:type="dxa"/>
        </w:trPr>
        <w:tc>
          <w:tcPr>
            <w:tcW w:w="2664"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Hlučnost [dB]</w:t>
            </w:r>
          </w:p>
        </w:tc>
        <w:tc>
          <w:tcPr>
            <w:tcW w:w="6674" w:type="dxa"/>
          </w:tcPr>
          <w:p w:rsidR="0006590A" w:rsidRDefault="0006590A">
            <w:r>
              <w:t>Tichý chod zabudovaného ventilátoru ke chlazení lampy výrazně zlepšuje kvalitu práce s přístrojem. Hodnoty se pohybují kolem 40 dB.</w:t>
            </w:r>
          </w:p>
        </w:tc>
      </w:tr>
      <w:tr w:rsidR="0006590A">
        <w:trPr>
          <w:trHeight w:val="836"/>
          <w:tblCellSpacing w:w="20" w:type="dxa"/>
        </w:trPr>
        <w:tc>
          <w:tcPr>
            <w:tcW w:w="2664"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 xml:space="preserve">Síťový kabel </w:t>
            </w:r>
            <w:r>
              <w:rPr>
                <w:b/>
                <w:bCs/>
                <w:lang w:val="en-US"/>
              </w:rPr>
              <w:t>[m]</w:t>
            </w:r>
          </w:p>
        </w:tc>
        <w:tc>
          <w:tcPr>
            <w:tcW w:w="6674" w:type="dxa"/>
          </w:tcPr>
          <w:p w:rsidR="0006590A" w:rsidRDefault="0006590A">
            <w:r>
              <w:t>Integrovaný síťový kabel a jeho délka určují maximální vzdál</w:t>
            </w:r>
            <w:r>
              <w:t>e</w:t>
            </w:r>
            <w:r>
              <w:t>nost přístroje  od promítané plochy. Délka se pohybuje kolem 4,5 m.</w:t>
            </w:r>
          </w:p>
        </w:tc>
      </w:tr>
      <w:tr w:rsidR="0006590A">
        <w:trPr>
          <w:trHeight w:val="557"/>
          <w:tblCellSpacing w:w="20" w:type="dxa"/>
        </w:trPr>
        <w:tc>
          <w:tcPr>
            <w:tcW w:w="2664"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Sklopné projekční rameno</w:t>
            </w:r>
          </w:p>
        </w:tc>
        <w:tc>
          <w:tcPr>
            <w:tcW w:w="6674" w:type="dxa"/>
          </w:tcPr>
          <w:p w:rsidR="0006590A" w:rsidRDefault="0006590A">
            <w:r>
              <w:t>ANO/NE . Určuje skladnost a časovou adjustaci přístroje na promítání a jeho obsluhu.</w:t>
            </w:r>
          </w:p>
        </w:tc>
      </w:tr>
      <w:tr w:rsidR="0006590A">
        <w:trPr>
          <w:trHeight w:val="836"/>
          <w:tblCellSpacing w:w="20" w:type="dxa"/>
        </w:trPr>
        <w:tc>
          <w:tcPr>
            <w:tcW w:w="2664"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Spínač úsporného režimu a automatické vypínání.</w:t>
            </w:r>
          </w:p>
        </w:tc>
        <w:tc>
          <w:tcPr>
            <w:tcW w:w="6674" w:type="dxa"/>
          </w:tcPr>
          <w:p w:rsidR="0006590A" w:rsidRDefault="0006590A">
            <w:r>
              <w:t>Zabezpečuje režim „spánku“ lampy a její šetření při přestávkách v práci-prezentaci přístroje.  AUTO vypínání zabezpečí autom</w:t>
            </w:r>
            <w:r>
              <w:t>a</w:t>
            </w:r>
            <w:r>
              <w:t xml:space="preserve">tické vypnutí při určitém nastavení času.  </w:t>
            </w:r>
          </w:p>
        </w:tc>
      </w:tr>
      <w:tr w:rsidR="0006590A">
        <w:trPr>
          <w:trHeight w:val="1115"/>
          <w:tblCellSpacing w:w="20" w:type="dxa"/>
        </w:trPr>
        <w:tc>
          <w:tcPr>
            <w:tcW w:w="2664"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Velikost pracovní pl</w:t>
            </w:r>
            <w:r>
              <w:rPr>
                <w:b/>
                <w:bCs/>
              </w:rPr>
              <w:t>o</w:t>
            </w:r>
            <w:r>
              <w:rPr>
                <w:b/>
                <w:bCs/>
              </w:rPr>
              <w:t>chy [mm]</w:t>
            </w:r>
          </w:p>
        </w:tc>
        <w:tc>
          <w:tcPr>
            <w:tcW w:w="6674" w:type="dxa"/>
          </w:tcPr>
          <w:p w:rsidR="0006590A" w:rsidRDefault="0006590A">
            <w:r>
              <w:t xml:space="preserve">Určuje optimální vzdálenost přístroje od promítané plochy při konstantní velikosti pracovní plochy a min. a max. projekční velikost obrazu na promítané ploše. Pohybuje se v hodnotách cca 150x200 mm až cca 285x285 mm. </w:t>
            </w:r>
          </w:p>
        </w:tc>
      </w:tr>
      <w:tr w:rsidR="0006590A">
        <w:trPr>
          <w:trHeight w:val="557"/>
          <w:tblCellSpacing w:w="20" w:type="dxa"/>
        </w:trPr>
        <w:tc>
          <w:tcPr>
            <w:tcW w:w="2664" w:type="dxa"/>
            <w:tcBorders>
              <w:top w:val="outset" w:sz="6" w:space="0" w:color="auto"/>
              <w:bottom w:val="outset" w:sz="6" w:space="0" w:color="auto"/>
            </w:tcBorders>
            <w:shd w:val="clear" w:color="auto" w:fill="99CC00"/>
            <w:vAlign w:val="center"/>
          </w:tcPr>
          <w:p w:rsidR="0006590A" w:rsidRDefault="0006590A">
            <w:pPr>
              <w:jc w:val="center"/>
              <w:rPr>
                <w:b/>
                <w:bCs/>
                <w:lang w:val="en-US"/>
              </w:rPr>
            </w:pPr>
            <w:r>
              <w:rPr>
                <w:b/>
                <w:bCs/>
              </w:rPr>
              <w:t xml:space="preserve">Projekční uhel </w:t>
            </w:r>
            <w:r>
              <w:rPr>
                <w:b/>
                <w:bCs/>
                <w:lang w:val="en-US"/>
              </w:rPr>
              <w:t>[</w:t>
            </w:r>
            <w:r>
              <w:rPr>
                <w:b/>
                <w:bCs/>
                <w:vertAlign w:val="superscript"/>
              </w:rPr>
              <w:t>0</w:t>
            </w:r>
            <w:r>
              <w:rPr>
                <w:b/>
                <w:bCs/>
                <w:lang w:val="en-US"/>
              </w:rPr>
              <w:t>]</w:t>
            </w:r>
          </w:p>
        </w:tc>
        <w:tc>
          <w:tcPr>
            <w:tcW w:w="6674" w:type="dxa"/>
          </w:tcPr>
          <w:p w:rsidR="0006590A" w:rsidRDefault="0006590A">
            <w:pPr>
              <w:rPr>
                <w:vertAlign w:val="superscript"/>
              </w:rPr>
            </w:pPr>
            <w:r>
              <w:t>Hodnota možnosti natáčení optického hranolu zabezpečí opt</w:t>
            </w:r>
            <w:r>
              <w:t>i</w:t>
            </w:r>
            <w:r>
              <w:t>mální kvalitu promítaného obrazu. Pohybuje se od 0-60</w:t>
            </w:r>
            <w:r>
              <w:rPr>
                <w:vertAlign w:val="superscript"/>
              </w:rPr>
              <w:t>0</w:t>
            </w:r>
          </w:p>
        </w:tc>
      </w:tr>
      <w:tr w:rsidR="0006590A">
        <w:trPr>
          <w:trHeight w:val="279"/>
          <w:tblCellSpacing w:w="20" w:type="dxa"/>
        </w:trPr>
        <w:tc>
          <w:tcPr>
            <w:tcW w:w="2664"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Příslušenství</w:t>
            </w:r>
          </w:p>
        </w:tc>
        <w:tc>
          <w:tcPr>
            <w:tcW w:w="6674" w:type="dxa"/>
          </w:tcPr>
          <w:p w:rsidR="0006590A" w:rsidRDefault="0006590A">
            <w:r>
              <w:t>Ochrana proti krádeži, brašna (kufřík), náhradní lampy</w:t>
            </w:r>
          </w:p>
        </w:tc>
      </w:tr>
      <w:tr w:rsidR="0006590A">
        <w:trPr>
          <w:trHeight w:val="1095"/>
          <w:tblCellSpacing w:w="20" w:type="dxa"/>
        </w:trPr>
        <w:tc>
          <w:tcPr>
            <w:tcW w:w="2664" w:type="dxa"/>
            <w:tcBorders>
              <w:top w:val="outset" w:sz="6" w:space="0" w:color="auto"/>
              <w:bottom w:val="outset" w:sz="24" w:space="0" w:color="auto"/>
            </w:tcBorders>
            <w:shd w:val="clear" w:color="auto" w:fill="99CC00"/>
            <w:vAlign w:val="center"/>
          </w:tcPr>
          <w:p w:rsidR="0006590A" w:rsidRDefault="0006590A">
            <w:pPr>
              <w:jc w:val="center"/>
              <w:rPr>
                <w:b/>
                <w:bCs/>
              </w:rPr>
            </w:pPr>
            <w:r>
              <w:rPr>
                <w:b/>
                <w:bCs/>
              </w:rPr>
              <w:t>Cena přístroje</w:t>
            </w:r>
          </w:p>
          <w:p w:rsidR="0006590A" w:rsidRDefault="0006590A">
            <w:pPr>
              <w:jc w:val="center"/>
              <w:rPr>
                <w:b/>
                <w:bCs/>
              </w:rPr>
            </w:pPr>
            <w:r>
              <w:rPr>
                <w:b/>
                <w:bCs/>
                <w:lang w:val="en-US"/>
              </w:rPr>
              <w:t>[únor 2010]</w:t>
            </w:r>
          </w:p>
        </w:tc>
        <w:tc>
          <w:tcPr>
            <w:tcW w:w="6674" w:type="dxa"/>
          </w:tcPr>
          <w:p w:rsidR="0006590A" w:rsidRDefault="0006590A">
            <w:r>
              <w:t>Cena se odvíjí od typů přístrojů (přenosný, stacionární) a výro</w:t>
            </w:r>
            <w:r>
              <w:t>b</w:t>
            </w:r>
            <w:r>
              <w:t>ce.</w:t>
            </w:r>
          </w:p>
          <w:p w:rsidR="0006590A" w:rsidRDefault="0006590A">
            <w:r>
              <w:t xml:space="preserve">Ceny přenosných jsou v relaci cca 4.000,- Kč, ceny stacionárních od 10.000- 15.000,- Kč. </w:t>
            </w:r>
          </w:p>
        </w:tc>
      </w:tr>
    </w:tbl>
    <w:p w:rsidR="0006590A" w:rsidRDefault="0006590A">
      <w:pPr>
        <w:pStyle w:val="Nadpis1"/>
        <w:jc w:val="right"/>
        <w:rPr>
          <w:shd w:val="clear" w:color="auto" w:fill="003366"/>
        </w:rPr>
      </w:pPr>
      <w:bookmarkStart w:id="62" w:name="_Příloha_č.2"/>
      <w:bookmarkEnd w:id="62"/>
      <w:r>
        <w:rPr>
          <w:shd w:val="clear" w:color="auto" w:fill="003366"/>
        </w:rPr>
        <w:br w:type="page"/>
        <w:t>Příloha č.2</w:t>
      </w:r>
    </w:p>
    <w:p w:rsidR="0006590A" w:rsidRDefault="0006590A">
      <w:pPr>
        <w:pStyle w:val="Nadpis2"/>
        <w:rPr>
          <w:i/>
          <w:iCs/>
        </w:rPr>
      </w:pPr>
      <w:bookmarkStart w:id="63" w:name="_Technická_charakteristika_vybrané_m_1"/>
      <w:bookmarkEnd w:id="63"/>
      <w:r>
        <w:rPr>
          <w:shd w:val="clear" w:color="auto" w:fill="99CC00"/>
        </w:rPr>
        <w:t>Technická charakteristika vybrané moderní didaktické techniky multim</w:t>
      </w:r>
      <w:r>
        <w:rPr>
          <w:shd w:val="clear" w:color="auto" w:fill="99CC00"/>
        </w:rPr>
        <w:t>e</w:t>
      </w:r>
      <w:r>
        <w:rPr>
          <w:shd w:val="clear" w:color="auto" w:fill="99CC00"/>
        </w:rPr>
        <w:t>diálního integrovaného systému používané ve výuce</w:t>
      </w:r>
      <w:r>
        <w:rPr>
          <w:i/>
          <w:iCs/>
          <w:shd w:val="clear" w:color="auto" w:fill="99CC00"/>
        </w:rPr>
        <w:t xml:space="preserve"> -  vizualizér</w:t>
      </w:r>
    </w:p>
    <w:p w:rsidR="0006590A" w:rsidRDefault="0006590A">
      <w:pPr>
        <w:rPr>
          <w:rFonts w:ascii="Verdana" w:hAnsi="Verdana"/>
          <w:szCs w:val="20"/>
          <w:u w:val="single"/>
        </w:rPr>
      </w:pPr>
    </w:p>
    <w:p w:rsidR="0006590A" w:rsidRDefault="0006590A">
      <w:pPr>
        <w:rPr>
          <w:b/>
          <w:bCs/>
          <w:szCs w:val="20"/>
        </w:rPr>
      </w:pPr>
      <w:r>
        <w:rPr>
          <w:b/>
          <w:bCs/>
          <w:szCs w:val="20"/>
        </w:rPr>
        <w:t>Vizualizér</w:t>
      </w:r>
    </w:p>
    <w:p w:rsidR="0006590A" w:rsidRDefault="0006590A">
      <w:pPr>
        <w:rPr>
          <w:rStyle w:val="Siln"/>
          <w:color w:val="000000"/>
        </w:rPr>
      </w:pPr>
    </w:p>
    <w:p w:rsidR="0006590A" w:rsidRDefault="0006590A">
      <w:pPr>
        <w:rPr>
          <w:rStyle w:val="Siln"/>
          <w:b w:val="0"/>
          <w:bCs w:val="0"/>
          <w:color w:val="000000"/>
        </w:rPr>
      </w:pPr>
      <w:r>
        <w:rPr>
          <w:rStyle w:val="Siln"/>
          <w:b w:val="0"/>
          <w:bCs w:val="0"/>
          <w:color w:val="000000"/>
        </w:rPr>
        <w:t xml:space="preserve">V praxi se používají 2 základní typy – technologie snímání obrazu: analogové a digitální. </w:t>
      </w:r>
    </w:p>
    <w:p w:rsidR="0006590A" w:rsidRDefault="0006590A"/>
    <w:p w:rsidR="0006590A" w:rsidRDefault="0006590A">
      <w:r>
        <w:rPr>
          <w:color w:val="000000"/>
        </w:rPr>
        <w:t xml:space="preserve">Vizualizéry - </w:t>
      </w:r>
      <w:r>
        <w:rPr>
          <w:i/>
          <w:iCs/>
          <w:color w:val="000000"/>
        </w:rPr>
        <w:t>dokumentové kamery</w:t>
      </w:r>
      <w:r>
        <w:rPr>
          <w:color w:val="000000"/>
        </w:rPr>
        <w:t xml:space="preserve"> zajišťují snímání plošných předloh (knihy, fólie, ti</w:t>
      </w:r>
      <w:r>
        <w:rPr>
          <w:color w:val="000000"/>
        </w:rPr>
        <w:t>š</w:t>
      </w:r>
      <w:r>
        <w:rPr>
          <w:color w:val="000000"/>
        </w:rPr>
        <w:t>těné stránky, atd.) a prostorových 2D/3D předmětů rozumné velikosti (vzorky, materi</w:t>
      </w:r>
      <w:r>
        <w:rPr>
          <w:color w:val="000000"/>
        </w:rPr>
        <w:t>á</w:t>
      </w:r>
      <w:r>
        <w:rPr>
          <w:color w:val="000000"/>
        </w:rPr>
        <w:t>ly, atd.) a jejich následné zobrazení například na monitoru nebo velké ploše pomocí dataprojekt</w:t>
      </w:r>
      <w:r>
        <w:rPr>
          <w:color w:val="000000"/>
        </w:rPr>
        <w:t>o</w:t>
      </w:r>
      <w:r>
        <w:rPr>
          <w:color w:val="000000"/>
        </w:rPr>
        <w:t>ru. Případně umožňují ve spojení s počítačem staticky či dynamicky nasnímané předlohy ul</w:t>
      </w:r>
      <w:r>
        <w:rPr>
          <w:color w:val="000000"/>
        </w:rPr>
        <w:t>o</w:t>
      </w:r>
      <w:r>
        <w:rPr>
          <w:color w:val="000000"/>
        </w:rPr>
        <w:t>žit do paměti a následně zpracovávat či zobrazovat.</w:t>
      </w:r>
    </w:p>
    <w:p w:rsidR="0006590A" w:rsidRDefault="0006590A">
      <w:pPr>
        <w:rPr>
          <w:rStyle w:val="Siln"/>
          <w:color w:val="000000"/>
        </w:rPr>
      </w:pPr>
      <w:r>
        <w:t>Analogový vizualizér umožňuje důstojné snímání a projekci tištěných i trojrozměrných pře</w:t>
      </w:r>
      <w:r>
        <w:t>d</w:t>
      </w:r>
      <w:r>
        <w:t>loh. Snímací prvek s video rozlišením a další prvky (boční osvětlení a spodní podsvícení) podporují co nejvěrnější zobrazení i projekci snímané předlohy.</w:t>
      </w:r>
    </w:p>
    <w:p w:rsidR="0006590A" w:rsidRDefault="0006590A">
      <w:r>
        <w:rPr>
          <w:noProof/>
        </w:rPr>
        <w:pict>
          <v:shape id="_x0000_s1298" type="#_x0000_t202" style="position:absolute;left:0;text-align:left;margin-left:252pt;margin-top:14.15pt;width:2in;height:27pt;z-index:251673600" wrapcoords="-112 0 -112 21000 21600 21000 21600 0 -112 0" fillcolor="#cfc" stroked="f">
            <v:textbox style="mso-next-textbox:#_x0000_s1298">
              <w:txbxContent>
                <w:p w:rsidR="0006590A" w:rsidRDefault="0006590A">
                  <w:r>
                    <w:t>Digitální vizualizér</w:t>
                  </w:r>
                </w:p>
              </w:txbxContent>
            </v:textbox>
            <w10:wrap type="tight"/>
          </v:shape>
        </w:pict>
      </w:r>
    </w:p>
    <w:p w:rsidR="0006590A" w:rsidRDefault="0006590A">
      <w:r>
        <w:rPr>
          <w:noProof/>
        </w:rPr>
        <w:pict>
          <v:shape id="_x0000_s1297" type="#_x0000_t202" style="position:absolute;left:0;text-align:left;margin-left:17.85pt;margin-top:.35pt;width:2in;height:27pt;z-index:251672576" wrapcoords="-112 0 -112 21000 21600 21000 21600 0 -112 0" fillcolor="#cfc" stroked="f">
            <v:textbox style="mso-next-textbox:#_x0000_s1297">
              <w:txbxContent>
                <w:p w:rsidR="0006590A" w:rsidRDefault="0006590A">
                  <w:r>
                    <w:t>Analogový vizualizér</w:t>
                  </w:r>
                </w:p>
              </w:txbxContent>
            </v:textbox>
            <w10:wrap type="tight"/>
          </v:shape>
        </w:pict>
      </w:r>
    </w:p>
    <w:p w:rsidR="0006590A" w:rsidRDefault="00254FD9">
      <w:r>
        <w:rPr>
          <w:noProof/>
        </w:rPr>
        <w:drawing>
          <wp:anchor distT="0" distB="0" distL="114300" distR="114300" simplePos="0" relativeHeight="251671552" behindDoc="1" locked="0" layoutInCell="1" allowOverlap="1">
            <wp:simplePos x="0" y="0"/>
            <wp:positionH relativeFrom="column">
              <wp:posOffset>687705</wp:posOffset>
            </wp:positionH>
            <wp:positionV relativeFrom="paragraph">
              <wp:posOffset>286385</wp:posOffset>
            </wp:positionV>
            <wp:extent cx="2352675" cy="2352675"/>
            <wp:effectExtent l="19050" t="0" r="9525" b="0"/>
            <wp:wrapTight wrapText="bothSides">
              <wp:wrapPolygon edited="0">
                <wp:start x="-175" y="0"/>
                <wp:lineTo x="-175" y="21513"/>
                <wp:lineTo x="21687" y="21513"/>
                <wp:lineTo x="21687" y="0"/>
                <wp:lineTo x="-175" y="0"/>
              </wp:wrapPolygon>
            </wp:wrapTight>
            <wp:docPr id="272" name="obrázek 272" descr="http://www.fast-projektory.cz/Files/obrazky_new/cp15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www.fast-projektory.cz/Files/obrazky_new/cp150_small.jpg"/>
                    <pic:cNvPicPr>
                      <a:picLocks noChangeAspect="1" noChangeArrowheads="1"/>
                    </pic:cNvPicPr>
                  </pic:nvPicPr>
                  <pic:blipFill>
                    <a:blip r:embed="rId85" r:link="rId86" cstate="print"/>
                    <a:srcRect/>
                    <a:stretch>
                      <a:fillRect/>
                    </a:stretch>
                  </pic:blipFill>
                  <pic:spPr bwMode="auto">
                    <a:xfrm>
                      <a:off x="0" y="0"/>
                      <a:ext cx="2352675" cy="2352675"/>
                    </a:xfrm>
                    <a:prstGeom prst="rect">
                      <a:avLst/>
                    </a:prstGeom>
                    <a:noFill/>
                    <a:ln w="9525">
                      <a:noFill/>
                      <a:miter lim="800000"/>
                      <a:headEnd/>
                      <a:tailEnd/>
                    </a:ln>
                  </pic:spPr>
                </pic:pic>
              </a:graphicData>
            </a:graphic>
          </wp:anchor>
        </w:drawing>
      </w:r>
    </w:p>
    <w:p w:rsidR="0006590A" w:rsidRDefault="00254FD9">
      <w:r>
        <w:rPr>
          <w:noProof/>
        </w:rPr>
        <w:drawing>
          <wp:anchor distT="0" distB="0" distL="114300" distR="114300" simplePos="0" relativeHeight="251670528" behindDoc="1" locked="0" layoutInCell="1" allowOverlap="1">
            <wp:simplePos x="0" y="0"/>
            <wp:positionH relativeFrom="column">
              <wp:posOffset>0</wp:posOffset>
            </wp:positionH>
            <wp:positionV relativeFrom="paragraph">
              <wp:posOffset>12065</wp:posOffset>
            </wp:positionV>
            <wp:extent cx="2349500" cy="2374900"/>
            <wp:effectExtent l="19050" t="0" r="0" b="0"/>
            <wp:wrapTight wrapText="bothSides">
              <wp:wrapPolygon edited="0">
                <wp:start x="-175" y="0"/>
                <wp:lineTo x="-175" y="21484"/>
                <wp:lineTo x="21542" y="21484"/>
                <wp:lineTo x="21542" y="0"/>
                <wp:lineTo x="-175" y="0"/>
              </wp:wrapPolygon>
            </wp:wrapTight>
            <wp:docPr id="271" name="obrázek 271" descr="http://www.fast-projektory.cz/Files/Obrázky/SVZA10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www.fast-projektory.cz/Files/Obrázky/SVZA100small.jpg"/>
                    <pic:cNvPicPr>
                      <a:picLocks noChangeAspect="1" noChangeArrowheads="1"/>
                    </pic:cNvPicPr>
                  </pic:nvPicPr>
                  <pic:blipFill>
                    <a:blip r:embed="rId87" r:link="rId88" cstate="print"/>
                    <a:srcRect/>
                    <a:stretch>
                      <a:fillRect/>
                    </a:stretch>
                  </pic:blipFill>
                  <pic:spPr bwMode="auto">
                    <a:xfrm>
                      <a:off x="0" y="0"/>
                      <a:ext cx="2349500" cy="2374900"/>
                    </a:xfrm>
                    <a:prstGeom prst="rect">
                      <a:avLst/>
                    </a:prstGeom>
                    <a:noFill/>
                    <a:ln w="9525">
                      <a:noFill/>
                      <a:miter lim="800000"/>
                      <a:headEnd/>
                      <a:tailEnd/>
                    </a:ln>
                  </pic:spPr>
                </pic:pic>
              </a:graphicData>
            </a:graphic>
          </wp:anchor>
        </w:drawing>
      </w:r>
    </w:p>
    <w:p w:rsidR="0006590A" w:rsidRDefault="0006590A"/>
    <w:p w:rsidR="0006590A" w:rsidRDefault="0006590A"/>
    <w:p w:rsidR="0006590A" w:rsidRDefault="0006590A"/>
    <w:p w:rsidR="0006590A" w:rsidRDefault="0006590A"/>
    <w:p w:rsidR="0006590A" w:rsidRDefault="0006590A"/>
    <w:tbl>
      <w:tblPr>
        <w:tblW w:w="0" w:type="auto"/>
        <w:tblCellSpacing w:w="7" w:type="dxa"/>
        <w:tblCellMar>
          <w:top w:w="30" w:type="dxa"/>
          <w:left w:w="30" w:type="dxa"/>
          <w:bottom w:w="30" w:type="dxa"/>
          <w:right w:w="30" w:type="dxa"/>
        </w:tblCellMar>
        <w:tblLook w:val="0000"/>
      </w:tblPr>
      <w:tblGrid>
        <w:gridCol w:w="87"/>
        <w:gridCol w:w="87"/>
      </w:tblGrid>
      <w:tr w:rsidR="0006590A">
        <w:trPr>
          <w:tblCellSpacing w:w="7" w:type="dxa"/>
        </w:trPr>
        <w:tc>
          <w:tcPr>
            <w:tcW w:w="0" w:type="auto"/>
            <w:vAlign w:val="center"/>
          </w:tcPr>
          <w:p w:rsidR="0006590A" w:rsidRDefault="0006590A"/>
        </w:tc>
        <w:tc>
          <w:tcPr>
            <w:tcW w:w="0" w:type="auto"/>
            <w:vAlign w:val="center"/>
          </w:tcPr>
          <w:p w:rsidR="0006590A" w:rsidRDefault="0006590A"/>
        </w:tc>
      </w:tr>
      <w:tr w:rsidR="0006590A">
        <w:trPr>
          <w:tblCellSpacing w:w="7" w:type="dxa"/>
        </w:trPr>
        <w:tc>
          <w:tcPr>
            <w:tcW w:w="0" w:type="auto"/>
            <w:vAlign w:val="center"/>
          </w:tcPr>
          <w:p w:rsidR="0006590A" w:rsidRDefault="0006590A"/>
        </w:tc>
        <w:tc>
          <w:tcPr>
            <w:tcW w:w="0" w:type="auto"/>
            <w:vAlign w:val="center"/>
          </w:tcPr>
          <w:p w:rsidR="0006590A" w:rsidRDefault="0006590A"/>
        </w:tc>
      </w:tr>
      <w:tr w:rsidR="0006590A">
        <w:trPr>
          <w:tblCellSpacing w:w="7" w:type="dxa"/>
        </w:trPr>
        <w:tc>
          <w:tcPr>
            <w:tcW w:w="0" w:type="auto"/>
            <w:vAlign w:val="center"/>
          </w:tcPr>
          <w:p w:rsidR="0006590A" w:rsidRDefault="0006590A"/>
        </w:tc>
        <w:tc>
          <w:tcPr>
            <w:tcW w:w="0" w:type="auto"/>
            <w:vAlign w:val="center"/>
          </w:tcPr>
          <w:p w:rsidR="0006590A" w:rsidRDefault="0006590A"/>
        </w:tc>
      </w:tr>
    </w:tbl>
    <w:p w:rsidR="0006590A" w:rsidRDefault="0006590A"/>
    <w:p w:rsidR="0006590A" w:rsidRDefault="0006590A"/>
    <w:p w:rsidR="0006590A" w:rsidRDefault="0006590A"/>
    <w:p w:rsidR="0006590A" w:rsidRDefault="0006590A"/>
    <w:p w:rsidR="0006590A" w:rsidRDefault="0006590A"/>
    <w:p w:rsidR="0006590A" w:rsidRDefault="0006590A">
      <w:r>
        <w:t>Digitální vizualizér  je možné propojit s PC, dataprojektorem nebo mikroskop adaptérem. Umožňuje modernější a komplexnější snímání obrazu a zároveň vkládat do obrazu prvky v</w:t>
      </w:r>
      <w:r>
        <w:t>i</w:t>
      </w:r>
      <w:r>
        <w:t>dea a jiných připravených prezentací – souborů z PC. Většina přístrojů na českém trhu má české menu. Je vybaven množstvím nových funkcí jako „Auto Image“ pro rychlou optimal</w:t>
      </w:r>
      <w:r>
        <w:t>i</w:t>
      </w:r>
      <w:r>
        <w:t>zaci obrazu, funkcí inteligentního snímání jednotlivých, nebo sekvenčních snímků s možností nastavení intervalu snímání. Rozšíření prezentačních funkcí u nových modelů  nejen zpestří výuku, ale v neposlední řadě podporuje kreativní a aktivní zapojení všech studentů do výuky. Rozšiřuje možnost prezentace o interaktivní prvky, možnost síťového sdílení, tvorbu pozn</w:t>
      </w:r>
      <w:r>
        <w:t>á</w:t>
      </w:r>
      <w:r>
        <w:t>mek, ukládání obrázků, sekvenční snímání obrázků, nahrávání videoklipů se zvukem v rů</w:t>
      </w:r>
      <w:r>
        <w:t>z</w:t>
      </w:r>
      <w:r>
        <w:t>ných formátech.</w:t>
      </w:r>
    </w:p>
    <w:p w:rsidR="0006590A" w:rsidRDefault="0006590A">
      <w:pPr>
        <w:jc w:val="left"/>
      </w:pPr>
      <w:r>
        <w:t xml:space="preserve">Jejich dělení také pokračuje na stolní a přenosné. </w:t>
      </w:r>
    </w:p>
    <w:p w:rsidR="0006590A" w:rsidRDefault="0006590A">
      <w:pPr>
        <w:jc w:val="left"/>
      </w:pPr>
      <w:r>
        <w:br w:type="page"/>
      </w:r>
    </w:p>
    <w:tbl>
      <w:tblPr>
        <w:tblW w:w="0" w:type="auto"/>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1E0"/>
      </w:tblPr>
      <w:tblGrid>
        <w:gridCol w:w="2688"/>
        <w:gridCol w:w="6644"/>
      </w:tblGrid>
      <w:tr w:rsidR="0006590A">
        <w:trPr>
          <w:tblCellSpacing w:w="20" w:type="dxa"/>
        </w:trPr>
        <w:tc>
          <w:tcPr>
            <w:tcW w:w="2628" w:type="dxa"/>
            <w:tcBorders>
              <w:top w:val="outset" w:sz="24" w:space="0" w:color="auto"/>
              <w:bottom w:val="outset" w:sz="6" w:space="0" w:color="auto"/>
            </w:tcBorders>
            <w:shd w:val="clear" w:color="auto" w:fill="99CC00"/>
            <w:vAlign w:val="center"/>
          </w:tcPr>
          <w:p w:rsidR="0006590A" w:rsidRDefault="0006590A">
            <w:pPr>
              <w:jc w:val="center"/>
              <w:rPr>
                <w:b/>
                <w:bCs/>
              </w:rPr>
            </w:pPr>
            <w:r>
              <w:rPr>
                <w:b/>
                <w:bCs/>
              </w:rPr>
              <w:t>Hmotnost a rozměry přístroje</w:t>
            </w:r>
          </w:p>
        </w:tc>
        <w:tc>
          <w:tcPr>
            <w:tcW w:w="6584" w:type="dxa"/>
          </w:tcPr>
          <w:p w:rsidR="0006590A" w:rsidRDefault="0006590A">
            <w:r>
              <w:t>Podle hmotnosti se dělí na stacionární ( hmotnost kolem 10 kg) a přenosné (hmotnost kolem 5 kg). Rozměry pak určují jeho skladnost např. do brašny a možnosti jeho přenášení, adjustaci a obsluhu.</w:t>
            </w:r>
          </w:p>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p>
          <w:p w:rsidR="0006590A" w:rsidRDefault="0006590A">
            <w:pPr>
              <w:jc w:val="center"/>
              <w:rPr>
                <w:b/>
                <w:bCs/>
              </w:rPr>
            </w:pPr>
            <w:r>
              <w:rPr>
                <w:b/>
                <w:bCs/>
              </w:rPr>
              <w:t>Světelný zdroj</w:t>
            </w:r>
          </w:p>
          <w:p w:rsidR="0006590A" w:rsidRDefault="0006590A">
            <w:pPr>
              <w:jc w:val="center"/>
              <w:rPr>
                <w:b/>
                <w:bCs/>
              </w:rPr>
            </w:pPr>
          </w:p>
        </w:tc>
        <w:tc>
          <w:tcPr>
            <w:tcW w:w="6584" w:type="dxa"/>
          </w:tcPr>
          <w:p w:rsidR="0006590A" w:rsidRDefault="0006590A">
            <w:pPr>
              <w:rPr>
                <w:b/>
                <w:bCs/>
              </w:rPr>
            </w:pPr>
            <w:r>
              <w:rPr>
                <w:b/>
                <w:bCs/>
              </w:rPr>
              <w:t>fluorescenční lampa (FL)</w:t>
            </w:r>
          </w:p>
          <w:p w:rsidR="0006590A" w:rsidRDefault="0006590A">
            <w:r>
              <w:t xml:space="preserve">V přístroji jsou většinou 3 FL: 2 na boční osvětlení a 1 na spodní osvětlení. </w:t>
            </w:r>
          </w:p>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 xml:space="preserve">Snímací zdroj  </w:t>
            </w:r>
          </w:p>
          <w:p w:rsidR="0006590A" w:rsidRDefault="0006590A">
            <w:pPr>
              <w:jc w:val="center"/>
              <w:rPr>
                <w:b/>
                <w:bCs/>
              </w:rPr>
            </w:pPr>
            <w:r>
              <w:rPr>
                <w:b/>
                <w:bCs/>
              </w:rPr>
              <w:t>- objektiv, ohnisková vzdálenost</w:t>
            </w:r>
          </w:p>
        </w:tc>
        <w:tc>
          <w:tcPr>
            <w:tcW w:w="6584" w:type="dxa"/>
          </w:tcPr>
          <w:p w:rsidR="0006590A" w:rsidRDefault="0006590A">
            <w:r>
              <w:t xml:space="preserve">Analogová či digitální kamera se všemi možnostmi moderních parametrů těchto přístrojů: </w:t>
            </w:r>
            <w:r>
              <w:rPr>
                <w:caps/>
              </w:rPr>
              <w:t>zoom</w:t>
            </w:r>
            <w:r>
              <w:t xml:space="preserve"> (optický a digitální), frekve</w:t>
            </w:r>
            <w:r>
              <w:t>n</w:t>
            </w:r>
            <w:r>
              <w:t>ce snímků, a</w:t>
            </w:r>
            <w:r>
              <w:t>u</w:t>
            </w:r>
            <w:r>
              <w:t>tomatické ostření, rozlišení na výstupu XVGA, XGA. Na kvalitě objektivu a jeho ohniskové vzdálenosti [f] záv</w:t>
            </w:r>
            <w:r>
              <w:t>i</w:t>
            </w:r>
            <w:r>
              <w:t>sí kvalita snímání obrazu.</w:t>
            </w:r>
          </w:p>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p>
          <w:p w:rsidR="0006590A" w:rsidRDefault="0006590A">
            <w:pPr>
              <w:jc w:val="center"/>
              <w:rPr>
                <w:b/>
                <w:bCs/>
              </w:rPr>
            </w:pPr>
            <w:r>
              <w:rPr>
                <w:b/>
                <w:bCs/>
              </w:rPr>
              <w:t>Výstupní signál</w:t>
            </w:r>
          </w:p>
          <w:p w:rsidR="0006590A" w:rsidRDefault="0006590A">
            <w:pPr>
              <w:jc w:val="center"/>
              <w:rPr>
                <w:b/>
                <w:bCs/>
              </w:rPr>
            </w:pPr>
          </w:p>
        </w:tc>
        <w:tc>
          <w:tcPr>
            <w:tcW w:w="6584" w:type="dxa"/>
          </w:tcPr>
          <w:p w:rsidR="0006590A" w:rsidRDefault="0006590A"/>
          <w:p w:rsidR="0006590A" w:rsidRDefault="0006590A">
            <w:r>
              <w:t>FULL HD/SXGA/XGA/SVGA, PAL/NTSC</w:t>
            </w:r>
          </w:p>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Funkce</w:t>
            </w:r>
          </w:p>
        </w:tc>
        <w:tc>
          <w:tcPr>
            <w:tcW w:w="6584" w:type="dxa"/>
          </w:tcPr>
          <w:p w:rsidR="0006590A" w:rsidRDefault="0006590A">
            <w:r>
              <w:t>Otočení – rotace obrazu, vestavěná paměť, efekty otočení obr</w:t>
            </w:r>
            <w:r>
              <w:t>a</w:t>
            </w:r>
            <w:r>
              <w:t>zu, zrc</w:t>
            </w:r>
            <w:r>
              <w:t>a</w:t>
            </w:r>
            <w:r>
              <w:t>dlovitý obraz, barva, negativ apod..</w:t>
            </w:r>
          </w:p>
          <w:p w:rsidR="0006590A" w:rsidRDefault="0006590A">
            <w:r>
              <w:t>Dálkové ovládání, síťové sdílení obrazu, režimy obrazu, autom</w:t>
            </w:r>
            <w:r>
              <w:t>a</w:t>
            </w:r>
            <w:r>
              <w:t>tická kontrola jasu. Nastavitelný úhel kamery umožňuje snímat a prezentovat předměty v místnosti, např. Fli</w:t>
            </w:r>
            <w:r>
              <w:t>p</w:t>
            </w:r>
            <w:r>
              <w:t>chart.</w:t>
            </w:r>
          </w:p>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Vstupy a výstupy</w:t>
            </w:r>
          </w:p>
        </w:tc>
        <w:tc>
          <w:tcPr>
            <w:tcW w:w="6584" w:type="dxa"/>
          </w:tcPr>
          <w:p w:rsidR="0006590A" w:rsidRDefault="0006590A">
            <w:r>
              <w:t xml:space="preserve">VGA vstup, DVI-I výstup, S- video, USM porty, RS 232-port, RCA-video, USB porty, </w:t>
            </w:r>
          </w:p>
          <w:p w:rsidR="0006590A" w:rsidRDefault="0006590A"/>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Příslušenství a další příslušenství</w:t>
            </w:r>
          </w:p>
        </w:tc>
        <w:tc>
          <w:tcPr>
            <w:tcW w:w="6584" w:type="dxa"/>
          </w:tcPr>
          <w:p w:rsidR="0006590A" w:rsidRDefault="0006590A">
            <w:r>
              <w:t>Různé druhy kabelů k výstupům a propojení s PC, dataprojekt</w:t>
            </w:r>
            <w:r>
              <w:t>o</w:t>
            </w:r>
            <w:r>
              <w:t>rem, DO, SW, brašna, antireflexní fólie, adaptér k mikroskopu, prosvětlovací deska, mikrofon, slot na SD karty. Výsuvné otočné rameno vizualizéru může snímat nejen plochu pod vizualiz</w:t>
            </w:r>
            <w:r>
              <w:t>é</w:t>
            </w:r>
            <w:r>
              <w:t>rem, ale i celé okolí.</w:t>
            </w:r>
          </w:p>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Pracovní plocha a snímací vzdálenost</w:t>
            </w:r>
          </w:p>
        </w:tc>
        <w:tc>
          <w:tcPr>
            <w:tcW w:w="6584" w:type="dxa"/>
          </w:tcPr>
          <w:p w:rsidR="0006590A" w:rsidRDefault="0006590A">
            <w:r>
              <w:t>Respektuje minimální formát papíru A4, tj. 290x210 mm</w:t>
            </w:r>
          </w:p>
          <w:p w:rsidR="0006590A" w:rsidRDefault="0006590A">
            <w:r>
              <w:t>Kvalita snímacího zařízení a její optiky určuje snímací vzdál</w:t>
            </w:r>
            <w:r>
              <w:t>e</w:t>
            </w:r>
            <w:r>
              <w:t>nost od objektu - předlohy</w:t>
            </w:r>
          </w:p>
        </w:tc>
      </w:tr>
    </w:tbl>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Pr>
        <w:pStyle w:val="Nadpis1"/>
        <w:jc w:val="right"/>
      </w:pPr>
      <w:r>
        <w:br w:type="page"/>
      </w:r>
      <w:r>
        <w:rPr>
          <w:shd w:val="clear" w:color="auto" w:fill="003366"/>
        </w:rPr>
        <w:t>Příloha č.3</w:t>
      </w:r>
    </w:p>
    <w:p w:rsidR="0006590A" w:rsidRDefault="0006590A">
      <w:pPr>
        <w:pStyle w:val="Nadpis2"/>
        <w:rPr>
          <w:i/>
          <w:iCs/>
        </w:rPr>
      </w:pPr>
      <w:bookmarkStart w:id="64" w:name="_Technická_charakteristika_vybrané_m_2"/>
      <w:bookmarkEnd w:id="64"/>
      <w:r>
        <w:rPr>
          <w:shd w:val="clear" w:color="auto" w:fill="99CC00"/>
        </w:rPr>
        <w:t>Technická charakteristika vybrané moderní didaktické techniky multim</w:t>
      </w:r>
      <w:r>
        <w:rPr>
          <w:shd w:val="clear" w:color="auto" w:fill="99CC00"/>
        </w:rPr>
        <w:t>e</w:t>
      </w:r>
      <w:r>
        <w:rPr>
          <w:shd w:val="clear" w:color="auto" w:fill="99CC00"/>
        </w:rPr>
        <w:t>diá</w:t>
      </w:r>
      <w:r>
        <w:rPr>
          <w:shd w:val="clear" w:color="auto" w:fill="99CC00"/>
        </w:rPr>
        <w:t>l</w:t>
      </w:r>
      <w:r>
        <w:rPr>
          <w:shd w:val="clear" w:color="auto" w:fill="99CC00"/>
        </w:rPr>
        <w:t xml:space="preserve">ního integrovaného systému používané ve výuce - </w:t>
      </w:r>
      <w:r>
        <w:rPr>
          <w:i/>
          <w:iCs/>
          <w:shd w:val="clear" w:color="auto" w:fill="99CC00"/>
        </w:rPr>
        <w:t xml:space="preserve"> interaktivní tabule</w:t>
      </w:r>
    </w:p>
    <w:p w:rsidR="0006590A" w:rsidRDefault="00254FD9">
      <w:pPr>
        <w:rPr>
          <w:b/>
          <w:bCs/>
          <w:szCs w:val="20"/>
        </w:rPr>
      </w:pPr>
      <w:r>
        <w:rPr>
          <w:noProof/>
        </w:rPr>
        <w:drawing>
          <wp:anchor distT="0" distB="0" distL="114300" distR="114300" simplePos="0" relativeHeight="251674624" behindDoc="1" locked="0" layoutInCell="1" allowOverlap="1">
            <wp:simplePos x="0" y="0"/>
            <wp:positionH relativeFrom="column">
              <wp:posOffset>3543300</wp:posOffset>
            </wp:positionH>
            <wp:positionV relativeFrom="paragraph">
              <wp:posOffset>67310</wp:posOffset>
            </wp:positionV>
            <wp:extent cx="2171700" cy="1859280"/>
            <wp:effectExtent l="19050" t="0" r="0" b="0"/>
            <wp:wrapTight wrapText="bothSides">
              <wp:wrapPolygon edited="0">
                <wp:start x="-189" y="0"/>
                <wp:lineTo x="-189" y="21467"/>
                <wp:lineTo x="21600" y="21467"/>
                <wp:lineTo x="21600" y="0"/>
                <wp:lineTo x="-189" y="0"/>
              </wp:wrapPolygon>
            </wp:wrapTight>
            <wp:docPr id="275" name="obrázek 275" descr="600iu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600iuse1"/>
                    <pic:cNvPicPr>
                      <a:picLocks noChangeAspect="1" noChangeArrowheads="1"/>
                    </pic:cNvPicPr>
                  </pic:nvPicPr>
                  <pic:blipFill>
                    <a:blip r:embed="rId89" r:link="rId90" cstate="print"/>
                    <a:srcRect/>
                    <a:stretch>
                      <a:fillRect/>
                    </a:stretch>
                  </pic:blipFill>
                  <pic:spPr bwMode="auto">
                    <a:xfrm>
                      <a:off x="0" y="0"/>
                      <a:ext cx="2171700" cy="1859280"/>
                    </a:xfrm>
                    <a:prstGeom prst="rect">
                      <a:avLst/>
                    </a:prstGeom>
                    <a:noFill/>
                    <a:ln w="9525">
                      <a:noFill/>
                      <a:miter lim="800000"/>
                      <a:headEnd/>
                      <a:tailEnd/>
                    </a:ln>
                  </pic:spPr>
                </pic:pic>
              </a:graphicData>
            </a:graphic>
          </wp:anchor>
        </w:drawing>
      </w:r>
      <w:r w:rsidR="0006590A">
        <w:rPr>
          <w:b/>
          <w:bCs/>
          <w:szCs w:val="20"/>
        </w:rPr>
        <w:t>Interaktivní tabule</w:t>
      </w:r>
    </w:p>
    <w:p w:rsidR="0006590A" w:rsidRDefault="0006590A">
      <w:pPr>
        <w:rPr>
          <w:rStyle w:val="Siln"/>
          <w:color w:val="000000"/>
        </w:rPr>
      </w:pPr>
    </w:p>
    <w:p w:rsidR="0006590A" w:rsidRDefault="0006590A">
      <w:pPr>
        <w:jc w:val="left"/>
      </w:pPr>
      <w:r>
        <w:t>Interaktivní tabule má obrovský potenciál pro zkvalitnění výuky. Tento potenciál se týká hlavně tří základních oblastí vyučování: prezentace a demonstrace učiva (cenný nástroj pro frontální vyučování, pomáhá učiteli prezentovat učivo živě a zajímavě prostřednictvím mnoha pomůcek), motivace žáků (zvyšuje zájem žáků o učivo) a organizace hodin (přispívá k přehlednějšímu strukturování a lepší organizaci hodin).</w:t>
      </w:r>
    </w:p>
    <w:p w:rsidR="0006590A" w:rsidRDefault="0006590A">
      <w:pPr>
        <w:jc w:val="left"/>
      </w:pPr>
      <w:r>
        <w:rPr>
          <w:rStyle w:val="Siln"/>
          <w:b w:val="0"/>
          <w:bCs w:val="0"/>
          <w:color w:val="000000"/>
          <w:u w:val="single"/>
        </w:rPr>
        <w:t>Na trh se dodávají 3 typy řešení projekce a to</w:t>
      </w:r>
      <w:r>
        <w:rPr>
          <w:rStyle w:val="Siln"/>
          <w:b w:val="0"/>
          <w:bCs w:val="0"/>
          <w:color w:val="000000"/>
        </w:rPr>
        <w:t xml:space="preserve">: klasické propojení s dataprojektorem – přední projekce, interaktivní tabule se zadní projekcí a nová generace – „blízká projekce“. </w:t>
      </w:r>
      <w:r>
        <w:t>Technol</w:t>
      </w:r>
      <w:r>
        <w:t>o</w:t>
      </w:r>
      <w:r>
        <w:t>gie blízké projekce zaručuje projekci velkých, jasných obrazů z krátké vzdálenosti od plátna a eliminuje rušivé stíny v obraze a svícení přednášejícímu do očí.</w:t>
      </w:r>
    </w:p>
    <w:p w:rsidR="0006590A" w:rsidRDefault="0006590A">
      <w:pPr>
        <w:jc w:val="left"/>
        <w:rPr>
          <w:rStyle w:val="Siln"/>
          <w:b w:val="0"/>
          <w:bCs w:val="0"/>
          <w:color w:val="000000"/>
        </w:rPr>
      </w:pPr>
      <w:r>
        <w:rPr>
          <w:rStyle w:val="Siln"/>
          <w:b w:val="0"/>
          <w:bCs w:val="0"/>
          <w:color w:val="000000"/>
        </w:rPr>
        <w:t>Parametry interaktivních tabulí se liší výrobcem, stejně tak vyznívá i jejich cena na českém trhu. Nejdůležitějším parametrem je kvalita ovládacího softwaru.</w:t>
      </w:r>
    </w:p>
    <w:tbl>
      <w:tblPr>
        <w:tblW w:w="0" w:type="auto"/>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1E0"/>
      </w:tblPr>
      <w:tblGrid>
        <w:gridCol w:w="2688"/>
        <w:gridCol w:w="6644"/>
      </w:tblGrid>
      <w:tr w:rsidR="0006590A">
        <w:trPr>
          <w:tblCellSpacing w:w="20" w:type="dxa"/>
        </w:trPr>
        <w:tc>
          <w:tcPr>
            <w:tcW w:w="2628" w:type="dxa"/>
            <w:tcBorders>
              <w:top w:val="outset" w:sz="24" w:space="0" w:color="auto"/>
              <w:bottom w:val="outset" w:sz="6" w:space="0" w:color="auto"/>
            </w:tcBorders>
            <w:shd w:val="clear" w:color="auto" w:fill="99CC00"/>
            <w:vAlign w:val="center"/>
          </w:tcPr>
          <w:p w:rsidR="0006590A" w:rsidRDefault="0006590A">
            <w:pPr>
              <w:jc w:val="center"/>
              <w:rPr>
                <w:b/>
                <w:bCs/>
              </w:rPr>
            </w:pPr>
            <w:r>
              <w:rPr>
                <w:b/>
                <w:bCs/>
              </w:rPr>
              <w:t>Rozměry tabule</w:t>
            </w:r>
          </w:p>
          <w:p w:rsidR="0006590A" w:rsidRDefault="0006590A">
            <w:pPr>
              <w:jc w:val="center"/>
              <w:rPr>
                <w:b/>
                <w:bCs/>
              </w:rPr>
            </w:pPr>
            <w:r>
              <w:rPr>
                <w:b/>
                <w:bCs/>
              </w:rPr>
              <w:t xml:space="preserve"> [š x v x h] a pracovní úhlopříčka</w:t>
            </w:r>
          </w:p>
        </w:tc>
        <w:tc>
          <w:tcPr>
            <w:tcW w:w="6584" w:type="dxa"/>
          </w:tcPr>
          <w:p w:rsidR="0006590A" w:rsidRDefault="0006590A">
            <w:r>
              <w:t>Tento požadavek na velikost tabule koriguje úzce s parametrem kvalitního projekčního zařízení. Pracovní úhlopříčka se pohybuje kolem 64“- 77“</w:t>
            </w:r>
          </w:p>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Hmotnost</w:t>
            </w:r>
          </w:p>
        </w:tc>
        <w:tc>
          <w:tcPr>
            <w:tcW w:w="6584" w:type="dxa"/>
          </w:tcPr>
          <w:p w:rsidR="0006590A" w:rsidRDefault="0006590A">
            <w:r>
              <w:t>Na ní závisí přenositelnost a manipulace či rychlá adjustace zař</w:t>
            </w:r>
            <w:r>
              <w:t>í</w:t>
            </w:r>
            <w:r>
              <w:t>zení. Většinou se udává bez projekčního zařízení.</w:t>
            </w:r>
          </w:p>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Minimální požadavky na PC</w:t>
            </w:r>
          </w:p>
        </w:tc>
        <w:tc>
          <w:tcPr>
            <w:tcW w:w="6584" w:type="dxa"/>
          </w:tcPr>
          <w:p w:rsidR="0006590A" w:rsidRDefault="0006590A">
            <w:r>
              <w:t>Tyto požadavky splňuje většina soudobých počítačů s OS Wi</w:t>
            </w:r>
            <w:r>
              <w:t>n</w:t>
            </w:r>
            <w:r>
              <w:t>dows XP a vyšší, stejně tak OS Mac a Linux. Doporučeno akti</w:t>
            </w:r>
            <w:r>
              <w:t>v</w:t>
            </w:r>
            <w:r>
              <w:t>ní připojeni k Internetu.</w:t>
            </w:r>
          </w:p>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Napájení IT</w:t>
            </w:r>
          </w:p>
        </w:tc>
        <w:tc>
          <w:tcPr>
            <w:tcW w:w="6584" w:type="dxa"/>
          </w:tcPr>
          <w:p w:rsidR="0006590A" w:rsidRDefault="0006590A">
            <w:r>
              <w:t>Z PC prostřednictvím USB kabelu</w:t>
            </w:r>
          </w:p>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Projekční zařízení</w:t>
            </w:r>
          </w:p>
        </w:tc>
        <w:tc>
          <w:tcPr>
            <w:tcW w:w="6584" w:type="dxa"/>
          </w:tcPr>
          <w:p w:rsidR="0006590A" w:rsidRDefault="0006590A">
            <w:r>
              <w:t>Záleží na kvalitě DLP projektoru, jeho parametrech, tj. světe</w:t>
            </w:r>
            <w:r>
              <w:t>l</w:t>
            </w:r>
            <w:r>
              <w:t xml:space="preserve">ném výkonu, kontrastu a rozlišení XGA </w:t>
            </w:r>
          </w:p>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Formát</w:t>
            </w:r>
          </w:p>
        </w:tc>
        <w:tc>
          <w:tcPr>
            <w:tcW w:w="6584" w:type="dxa"/>
          </w:tcPr>
          <w:p w:rsidR="0006590A" w:rsidRDefault="0006590A">
            <w:r>
              <w:t>4:3 , 16:9, 16:10</w:t>
            </w:r>
          </w:p>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PC kompaktibilita</w:t>
            </w:r>
          </w:p>
        </w:tc>
        <w:tc>
          <w:tcPr>
            <w:tcW w:w="6584" w:type="dxa"/>
          </w:tcPr>
          <w:p w:rsidR="0006590A" w:rsidRDefault="0006590A">
            <w:r>
              <w:t>VGA, SVGA, XGA, SXGA, MAC, UXGA</w:t>
            </w:r>
          </w:p>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Vstupy a výstupy</w:t>
            </w:r>
          </w:p>
        </w:tc>
        <w:tc>
          <w:tcPr>
            <w:tcW w:w="6584" w:type="dxa"/>
          </w:tcPr>
          <w:p w:rsidR="0006590A" w:rsidRDefault="0006590A">
            <w:r>
              <w:t>Porty: DVI-I, HD-SUB, S-video, USB, D-SUB, audio Jack na repro</w:t>
            </w:r>
          </w:p>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Ozvučení</w:t>
            </w:r>
          </w:p>
        </w:tc>
        <w:tc>
          <w:tcPr>
            <w:tcW w:w="6584" w:type="dxa"/>
          </w:tcPr>
          <w:p w:rsidR="0006590A" w:rsidRDefault="0006590A">
            <w:r>
              <w:t>stereo</w:t>
            </w:r>
          </w:p>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Příslušenství</w:t>
            </w:r>
          </w:p>
        </w:tc>
        <w:tc>
          <w:tcPr>
            <w:tcW w:w="6584" w:type="dxa"/>
          </w:tcPr>
          <w:p w:rsidR="0006590A" w:rsidRDefault="0006590A">
            <w:r>
              <w:t xml:space="preserve">Barevné popisovací hroty, mazací houbička, propojovací kabely, dálkové ovládání, hlasovací zařízení, vizualizér, bezdrátový tablet. </w:t>
            </w:r>
          </w:p>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Speciální úprava IT</w:t>
            </w:r>
          </w:p>
        </w:tc>
        <w:tc>
          <w:tcPr>
            <w:tcW w:w="6584" w:type="dxa"/>
          </w:tcPr>
          <w:p w:rsidR="0006590A" w:rsidRDefault="0006590A">
            <w:r>
              <w:t>Keramický povrch zabezpečuje proti odlesku a poškrábání. Více popisovacích hrotů umožňuje práci více žáků současně na tabuli</w:t>
            </w:r>
          </w:p>
        </w:tc>
      </w:tr>
    </w:tbl>
    <w:p w:rsidR="0006590A" w:rsidRDefault="0006590A"/>
    <w:p w:rsidR="0006590A" w:rsidRDefault="0006590A">
      <w:pPr>
        <w:pStyle w:val="Nadpis1"/>
        <w:jc w:val="right"/>
        <w:rPr>
          <w:shd w:val="clear" w:color="auto" w:fill="003366"/>
        </w:rPr>
      </w:pPr>
      <w:r>
        <w:br w:type="page"/>
      </w:r>
      <w:r>
        <w:rPr>
          <w:shd w:val="clear" w:color="auto" w:fill="003366"/>
        </w:rPr>
        <w:t>Příloha č.4</w:t>
      </w:r>
    </w:p>
    <w:p w:rsidR="0006590A" w:rsidRDefault="0006590A">
      <w:pPr>
        <w:pStyle w:val="Nadpis2"/>
      </w:pPr>
      <w:bookmarkStart w:id="65" w:name="_Technická_charakteristika_vybrané_m_3"/>
      <w:bookmarkEnd w:id="65"/>
      <w:r>
        <w:rPr>
          <w:shd w:val="clear" w:color="auto" w:fill="99CC00"/>
        </w:rPr>
        <w:t>Technická charakteristika vybrané moderní didaktické techniky multim</w:t>
      </w:r>
      <w:r>
        <w:rPr>
          <w:shd w:val="clear" w:color="auto" w:fill="99CC00"/>
        </w:rPr>
        <w:t>e</w:t>
      </w:r>
      <w:r>
        <w:rPr>
          <w:shd w:val="clear" w:color="auto" w:fill="99CC00"/>
        </w:rPr>
        <w:t>diá</w:t>
      </w:r>
      <w:r>
        <w:rPr>
          <w:shd w:val="clear" w:color="auto" w:fill="99CC00"/>
        </w:rPr>
        <w:t>l</w:t>
      </w:r>
      <w:r>
        <w:rPr>
          <w:shd w:val="clear" w:color="auto" w:fill="99CC00"/>
        </w:rPr>
        <w:t xml:space="preserve">ního integrovaného systému používané ve výuce -  </w:t>
      </w:r>
      <w:r>
        <w:rPr>
          <w:i/>
          <w:iCs/>
          <w:shd w:val="clear" w:color="auto" w:fill="99CC00"/>
        </w:rPr>
        <w:t>dataprojektor</w:t>
      </w:r>
    </w:p>
    <w:p w:rsidR="0006590A" w:rsidRDefault="00254FD9">
      <w:r>
        <w:rPr>
          <w:noProof/>
        </w:rPr>
        <w:drawing>
          <wp:inline distT="0" distB="0" distL="0" distR="0">
            <wp:extent cx="1950720" cy="1463040"/>
            <wp:effectExtent l="19050" t="0" r="0" b="0"/>
            <wp:docPr id="9" name="obrázek 9" descr="http://hyperbydleni.cz/pictures/2009-07-01/1246430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yperbydleni.cz/pictures/2009-07-01/1246430471.jpg"/>
                    <pic:cNvPicPr>
                      <a:picLocks noChangeAspect="1" noChangeArrowheads="1"/>
                    </pic:cNvPicPr>
                  </pic:nvPicPr>
                  <pic:blipFill>
                    <a:blip r:embed="rId91" r:link="rId92" cstate="print"/>
                    <a:srcRect/>
                    <a:stretch>
                      <a:fillRect/>
                    </a:stretch>
                  </pic:blipFill>
                  <pic:spPr bwMode="auto">
                    <a:xfrm>
                      <a:off x="0" y="0"/>
                      <a:ext cx="1950720" cy="1463040"/>
                    </a:xfrm>
                    <a:prstGeom prst="rect">
                      <a:avLst/>
                    </a:prstGeom>
                    <a:noFill/>
                    <a:ln w="9525">
                      <a:noFill/>
                      <a:miter lim="800000"/>
                      <a:headEnd/>
                      <a:tailEnd/>
                    </a:ln>
                  </pic:spPr>
                </pic:pic>
              </a:graphicData>
            </a:graphic>
          </wp:inline>
        </w:drawing>
      </w:r>
    </w:p>
    <w:p w:rsidR="0006590A" w:rsidRDefault="0006590A">
      <w:pPr>
        <w:rPr>
          <w:b/>
          <w:bCs/>
          <w:szCs w:val="20"/>
        </w:rPr>
      </w:pPr>
      <w:r>
        <w:rPr>
          <w:b/>
          <w:bCs/>
          <w:szCs w:val="20"/>
        </w:rPr>
        <w:t>Dataprojektor</w:t>
      </w:r>
    </w:p>
    <w:p w:rsidR="0006590A" w:rsidRDefault="0006590A"/>
    <w:p w:rsidR="0006590A" w:rsidRDefault="0006590A">
      <w:r>
        <w:t xml:space="preserve">     Další z vedoucích přístrojů moderní didaktické techniky. Zatímco dříve se hodně využív</w:t>
      </w:r>
      <w:r>
        <w:t>a</w:t>
      </w:r>
      <w:r>
        <w:t xml:space="preserve">ly zpětné projektory s předem připravenými nebo i na místě zhotovovanými fóliemi, dnes už mají dobu své slávy dávno za sebou. Místo nich nastoupily projektory datové, díky nimž lze promítat soubory nejen z počítače (notebooku), ale prostřednictvím napojení na síť </w:t>
      </w:r>
    </w:p>
    <w:p w:rsidR="0006590A" w:rsidRDefault="0006590A">
      <w:r>
        <w:t>aktuálně i data ze serveru nebo z internetu. Ve větších místnostech se vyplatí instalovat pr</w:t>
      </w:r>
      <w:r>
        <w:t>o</w:t>
      </w:r>
      <w:r>
        <w:t>jektor napevno, nejlépe do speciálního držáku pod str</w:t>
      </w:r>
      <w:r>
        <w:t>o</w:t>
      </w:r>
      <w:r>
        <w:t>pem, pokud je ovšem nutné přístroj neustále stěhovat a přenášet, lze ho například jednoduše pokl</w:t>
      </w:r>
      <w:r>
        <w:t>á</w:t>
      </w:r>
      <w:r>
        <w:t>dat při prezentaci na stůl. </w:t>
      </w:r>
    </w:p>
    <w:p w:rsidR="0006590A" w:rsidRDefault="0006590A">
      <w:r>
        <w:t xml:space="preserve">     Dataprojektor lze obecně charakterizovat jako zařízení určené pro větší počet diváků. Př</w:t>
      </w:r>
      <w:r>
        <w:t>í</w:t>
      </w:r>
      <w:r>
        <w:t xml:space="preserve">stroje mají zpravidla vysoký jas, dostatečný kontrastní poměr, a také přirozené rozlišení, ve kterém je obraz nejostřejší a nejkvalitnější. Pokud jde o </w:t>
      </w:r>
      <w:r>
        <w:rPr>
          <w:u w:val="single"/>
        </w:rPr>
        <w:t>příslušenství</w:t>
      </w:r>
      <w:r>
        <w:t>, neobejdete se bez pr</w:t>
      </w:r>
      <w:r>
        <w:t>o</w:t>
      </w:r>
      <w:r>
        <w:t>jekčního plátna (přestože v nouzi je možné se spokojit i s holou stěnou), hodit se bude dálk</w:t>
      </w:r>
      <w:r>
        <w:t>o</w:t>
      </w:r>
      <w:r>
        <w:t>vé ovládání (může posloužit zároveň jako myš nebo laserové ukazovátko), potřebovat budete adekvátní uchycení, vhod přijdou náhradní lampy.</w:t>
      </w:r>
    </w:p>
    <w:p w:rsidR="0006590A" w:rsidRDefault="0006590A">
      <w:r>
        <w:t xml:space="preserve">     V současnosti se používá nejvíce technologie DLP, kdy srdcem je jeden případně více DMD čipů, kdy čip vytvoří obraz pootočením zrcátek. Další technologie, která proráží na trh – LCoS.</w:t>
      </w:r>
    </w:p>
    <w:p w:rsidR="0006590A" w:rsidRDefault="0006590A"/>
    <w:tbl>
      <w:tblPr>
        <w:tblW w:w="0" w:type="auto"/>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1E0"/>
      </w:tblPr>
      <w:tblGrid>
        <w:gridCol w:w="2688"/>
        <w:gridCol w:w="6644"/>
      </w:tblGrid>
      <w:tr w:rsidR="0006590A">
        <w:trPr>
          <w:tblCellSpacing w:w="20" w:type="dxa"/>
        </w:trPr>
        <w:tc>
          <w:tcPr>
            <w:tcW w:w="2628" w:type="dxa"/>
            <w:tcBorders>
              <w:top w:val="outset" w:sz="24" w:space="0" w:color="auto"/>
              <w:bottom w:val="outset" w:sz="6" w:space="0" w:color="auto"/>
            </w:tcBorders>
            <w:shd w:val="clear" w:color="auto" w:fill="99CC00"/>
            <w:vAlign w:val="center"/>
          </w:tcPr>
          <w:p w:rsidR="0006590A" w:rsidRDefault="0006590A">
            <w:pPr>
              <w:jc w:val="center"/>
              <w:rPr>
                <w:b/>
                <w:bCs/>
              </w:rPr>
            </w:pPr>
            <w:r>
              <w:rPr>
                <w:b/>
                <w:bCs/>
              </w:rPr>
              <w:t>Rozlišení</w:t>
            </w:r>
          </w:p>
        </w:tc>
        <w:tc>
          <w:tcPr>
            <w:tcW w:w="6584" w:type="dxa"/>
          </w:tcPr>
          <w:p w:rsidR="0006590A" w:rsidRDefault="0006590A">
            <w:r>
              <w:t>VGA, SVGA, XGA, SXGA, použitím digitální komprese lze dosáhnout požadovaného rozlišení při minimální ztrátě kvality obrazu.</w:t>
            </w:r>
          </w:p>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Světelný výkon-svítivost [ANSI lm]</w:t>
            </w:r>
          </w:p>
        </w:tc>
        <w:tc>
          <w:tcPr>
            <w:tcW w:w="6584" w:type="dxa"/>
          </w:tcPr>
          <w:p w:rsidR="0006590A" w:rsidRDefault="0006590A">
            <w:r>
              <w:t>Hodnoty od 800-2000 a více ANSI lm určují, zda použít zate</w:t>
            </w:r>
            <w:r>
              <w:t>m</w:t>
            </w:r>
            <w:r>
              <w:t>nění či promítat za denního světla. Záruka na provoz lampy, kt</w:t>
            </w:r>
            <w:r>
              <w:t>e</w:t>
            </w:r>
            <w:r>
              <w:t>rá je nejdražší je 1 rok nebo 500 hodin.</w:t>
            </w:r>
          </w:p>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Kontrast</w:t>
            </w:r>
          </w:p>
        </w:tc>
        <w:tc>
          <w:tcPr>
            <w:tcW w:w="6584" w:type="dxa"/>
          </w:tcPr>
          <w:p w:rsidR="0006590A" w:rsidRDefault="0006590A">
            <w:r>
              <w:t>Jde o poměr nejsvětlejšího a nejtmavšího místa obrazu potřebný zejména při prezentaci videa. Hodnota 1000:1 a více.</w:t>
            </w:r>
          </w:p>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Hmotnost a rozměry</w:t>
            </w:r>
          </w:p>
        </w:tc>
        <w:tc>
          <w:tcPr>
            <w:tcW w:w="6584" w:type="dxa"/>
          </w:tcPr>
          <w:p w:rsidR="0006590A" w:rsidRDefault="0006590A">
            <w:r>
              <w:t>Určující pro to, zda dataprojektor budeme v pohodě přenášet, či jej raději upevnit na speciální stojan ve třídě.</w:t>
            </w:r>
          </w:p>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Vstupy a výstupy</w:t>
            </w:r>
          </w:p>
        </w:tc>
        <w:tc>
          <w:tcPr>
            <w:tcW w:w="6584" w:type="dxa"/>
          </w:tcPr>
          <w:p w:rsidR="0006590A" w:rsidRDefault="0006590A">
            <w:r>
              <w:t>Standard je RCAvideo, S-video, RGB, DVI-I. Je potřebný audio vstup u modelů s REPRO. Dále USB porty, vstupy na karty…</w:t>
            </w:r>
          </w:p>
        </w:tc>
      </w:tr>
      <w:tr w:rsidR="0006590A">
        <w:trPr>
          <w:tblCellSpacing w:w="20" w:type="dxa"/>
        </w:trPr>
        <w:tc>
          <w:tcPr>
            <w:tcW w:w="2628" w:type="dxa"/>
            <w:tcBorders>
              <w:top w:val="outset" w:sz="6" w:space="0" w:color="auto"/>
              <w:bottom w:val="outset" w:sz="6" w:space="0" w:color="auto"/>
            </w:tcBorders>
            <w:shd w:val="clear" w:color="auto" w:fill="99CC00"/>
            <w:vAlign w:val="center"/>
          </w:tcPr>
          <w:p w:rsidR="0006590A" w:rsidRDefault="0006590A">
            <w:pPr>
              <w:jc w:val="center"/>
              <w:rPr>
                <w:b/>
                <w:bCs/>
              </w:rPr>
            </w:pPr>
            <w:r>
              <w:rPr>
                <w:b/>
                <w:bCs/>
              </w:rPr>
              <w:t>Nabízené funkce</w:t>
            </w:r>
          </w:p>
        </w:tc>
        <w:tc>
          <w:tcPr>
            <w:tcW w:w="6584" w:type="dxa"/>
          </w:tcPr>
          <w:p w:rsidR="0006590A" w:rsidRDefault="0006590A">
            <w:r>
              <w:t>Lichoběžníkové zkreslení, výřez obrazu, automatické počítání „najetých“ hodin lampy. Dálkové ovládání je standardem. Tichý chod ventilátoru. PIP – obraz v obraze.</w:t>
            </w:r>
          </w:p>
        </w:tc>
      </w:tr>
    </w:tbl>
    <w:p w:rsidR="0006590A" w:rsidRDefault="0006590A">
      <w:pPr>
        <w:sectPr w:rsidR="0006590A">
          <w:footerReference w:type="default" r:id="rId93"/>
          <w:type w:val="continuous"/>
          <w:pgSz w:w="11906" w:h="16838" w:code="9"/>
          <w:pgMar w:top="1418" w:right="851" w:bottom="851" w:left="1985" w:header="709" w:footer="709" w:gutter="0"/>
          <w:cols w:space="708"/>
          <w:docGrid w:linePitch="360"/>
        </w:sectPr>
      </w:pPr>
    </w:p>
    <w:p w:rsidR="0006590A" w:rsidRDefault="0006590A">
      <w:pPr>
        <w:sectPr w:rsidR="0006590A">
          <w:type w:val="continuous"/>
          <w:pgSz w:w="11906" w:h="16838" w:code="9"/>
          <w:pgMar w:top="1418" w:right="851" w:bottom="851" w:left="1985" w:header="709" w:footer="709" w:gutter="0"/>
          <w:cols w:space="708"/>
          <w:docGrid w:linePitch="360"/>
        </w:sectPr>
      </w:pPr>
    </w:p>
    <w:p w:rsidR="0006590A" w:rsidRDefault="0006590A">
      <w:pPr>
        <w:pStyle w:val="Nadpis2"/>
        <w:jc w:val="right"/>
        <w:rPr>
          <w:shd w:val="clear" w:color="auto" w:fill="003366"/>
        </w:rPr>
      </w:pPr>
      <w:bookmarkStart w:id="66" w:name="_Příloha_č.5"/>
      <w:bookmarkEnd w:id="66"/>
      <w:r>
        <w:rPr>
          <w:shd w:val="clear" w:color="auto" w:fill="003366"/>
        </w:rPr>
        <w:t>Příloha č.5</w:t>
      </w:r>
    </w:p>
    <w:p w:rsidR="0006590A" w:rsidRDefault="0006590A">
      <w:pPr>
        <w:rPr>
          <w:b/>
          <w:bCs/>
          <w:sz w:val="28"/>
          <w:szCs w:val="28"/>
          <w:shd w:val="clear" w:color="auto" w:fill="99CC00"/>
        </w:rPr>
      </w:pPr>
      <w:r>
        <w:rPr>
          <w:b/>
          <w:bCs/>
          <w:sz w:val="28"/>
          <w:szCs w:val="28"/>
          <w:shd w:val="clear" w:color="auto" w:fill="99CC00"/>
        </w:rPr>
        <w:t>Fólie zhotovené programem Microsoft</w:t>
      </w:r>
      <w:r>
        <w:rPr>
          <w:b/>
          <w:bCs/>
          <w:sz w:val="28"/>
          <w:szCs w:val="28"/>
          <w:shd w:val="clear" w:color="auto" w:fill="99CC00"/>
          <w:vertAlign w:val="superscript"/>
        </w:rPr>
        <w:sym w:font="Symbol" w:char="F0E2"/>
      </w:r>
      <w:r>
        <w:rPr>
          <w:b/>
          <w:bCs/>
          <w:sz w:val="28"/>
          <w:szCs w:val="28"/>
          <w:shd w:val="clear" w:color="auto" w:fill="99CC00"/>
          <w:vertAlign w:val="superscript"/>
        </w:rPr>
        <w:t xml:space="preserve"> </w:t>
      </w:r>
      <w:r>
        <w:rPr>
          <w:b/>
          <w:bCs/>
          <w:sz w:val="28"/>
          <w:szCs w:val="28"/>
          <w:shd w:val="clear" w:color="auto" w:fill="99CC00"/>
        </w:rPr>
        <w:t xml:space="preserve">PowerPoint 2000 CZ k projekci na zpětných projektorech a vizualizéru </w:t>
      </w:r>
    </w:p>
    <w:p w:rsidR="0006590A" w:rsidRDefault="0006590A">
      <w:pPr>
        <w:rPr>
          <w:b/>
          <w:bCs/>
          <w:sz w:val="28"/>
          <w:szCs w:val="28"/>
          <w:shd w:val="clear" w:color="auto" w:fill="99CC00"/>
        </w:rPr>
      </w:pPr>
      <w:r>
        <w:rPr>
          <w:b/>
          <w:bCs/>
          <w:sz w:val="28"/>
          <w:szCs w:val="28"/>
          <w:shd w:val="clear" w:color="auto" w:fill="99CC00"/>
        </w:rPr>
        <w:t>( č. 5/1,2,3,4,5) pro hodinu expoziční (fólie budou založeny v BP)</w:t>
      </w:r>
    </w:p>
    <w:p w:rsidR="0006590A" w:rsidRDefault="00254FD9">
      <w:r>
        <w:rPr>
          <w:noProof/>
        </w:rPr>
        <w:drawing>
          <wp:inline distT="0" distB="0" distL="0" distR="0">
            <wp:extent cx="9029700" cy="4579620"/>
            <wp:effectExtent l="1905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cstate="print"/>
                    <a:srcRect/>
                    <a:stretch>
                      <a:fillRect/>
                    </a:stretch>
                  </pic:blipFill>
                  <pic:spPr bwMode="auto">
                    <a:xfrm>
                      <a:off x="0" y="0"/>
                      <a:ext cx="9029700" cy="4579620"/>
                    </a:xfrm>
                    <a:prstGeom prst="rect">
                      <a:avLst/>
                    </a:prstGeom>
                    <a:noFill/>
                    <a:ln w="9525">
                      <a:noFill/>
                      <a:miter lim="800000"/>
                      <a:headEnd/>
                      <a:tailEnd/>
                    </a:ln>
                  </pic:spPr>
                </pic:pic>
              </a:graphicData>
            </a:graphic>
          </wp:inline>
        </w:drawing>
      </w:r>
    </w:p>
    <w:p w:rsidR="0006590A" w:rsidRDefault="0006590A"/>
    <w:p w:rsidR="0006590A" w:rsidRDefault="0006590A">
      <w:r>
        <w:br w:type="page"/>
      </w:r>
      <w:r w:rsidR="00254FD9">
        <w:rPr>
          <w:noProof/>
        </w:rPr>
        <w:drawing>
          <wp:inline distT="0" distB="0" distL="0" distR="0">
            <wp:extent cx="8801100" cy="5402580"/>
            <wp:effectExtent l="1905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cstate="print"/>
                    <a:srcRect/>
                    <a:stretch>
                      <a:fillRect/>
                    </a:stretch>
                  </pic:blipFill>
                  <pic:spPr bwMode="auto">
                    <a:xfrm>
                      <a:off x="0" y="0"/>
                      <a:ext cx="8801100" cy="5402580"/>
                    </a:xfrm>
                    <a:prstGeom prst="rect">
                      <a:avLst/>
                    </a:prstGeom>
                    <a:noFill/>
                    <a:ln w="9525">
                      <a:noFill/>
                      <a:miter lim="800000"/>
                      <a:headEnd/>
                      <a:tailEnd/>
                    </a:ln>
                  </pic:spPr>
                </pic:pic>
              </a:graphicData>
            </a:graphic>
          </wp:inline>
        </w:drawing>
      </w:r>
    </w:p>
    <w:p w:rsidR="0006590A" w:rsidRDefault="0006590A">
      <w:r>
        <w:br w:type="page"/>
      </w:r>
      <w:r w:rsidR="00254FD9">
        <w:rPr>
          <w:noProof/>
        </w:rPr>
        <w:drawing>
          <wp:inline distT="0" distB="0" distL="0" distR="0">
            <wp:extent cx="8572500" cy="5402580"/>
            <wp:effectExtent l="1905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cstate="print"/>
                    <a:srcRect/>
                    <a:stretch>
                      <a:fillRect/>
                    </a:stretch>
                  </pic:blipFill>
                  <pic:spPr bwMode="auto">
                    <a:xfrm>
                      <a:off x="0" y="0"/>
                      <a:ext cx="8572500" cy="5402580"/>
                    </a:xfrm>
                    <a:prstGeom prst="rect">
                      <a:avLst/>
                    </a:prstGeom>
                    <a:noFill/>
                    <a:ln w="9525">
                      <a:noFill/>
                      <a:miter lim="800000"/>
                      <a:headEnd/>
                      <a:tailEnd/>
                    </a:ln>
                  </pic:spPr>
                </pic:pic>
              </a:graphicData>
            </a:graphic>
          </wp:inline>
        </w:drawing>
      </w:r>
    </w:p>
    <w:p w:rsidR="0006590A" w:rsidRDefault="0006590A">
      <w:r>
        <w:br w:type="page"/>
      </w:r>
      <w:r w:rsidR="00254FD9">
        <w:rPr>
          <w:noProof/>
        </w:rPr>
        <w:drawing>
          <wp:inline distT="0" distB="0" distL="0" distR="0">
            <wp:extent cx="8572500" cy="5372100"/>
            <wp:effectExtent l="1905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cstate="print"/>
                    <a:srcRect/>
                    <a:stretch>
                      <a:fillRect/>
                    </a:stretch>
                  </pic:blipFill>
                  <pic:spPr bwMode="auto">
                    <a:xfrm>
                      <a:off x="0" y="0"/>
                      <a:ext cx="8572500" cy="5372100"/>
                    </a:xfrm>
                    <a:prstGeom prst="rect">
                      <a:avLst/>
                    </a:prstGeom>
                    <a:noFill/>
                    <a:ln w="9525">
                      <a:noFill/>
                      <a:miter lim="800000"/>
                      <a:headEnd/>
                      <a:tailEnd/>
                    </a:ln>
                  </pic:spPr>
                </pic:pic>
              </a:graphicData>
            </a:graphic>
          </wp:inline>
        </w:drawing>
      </w:r>
    </w:p>
    <w:p w:rsidR="0006590A" w:rsidRDefault="0006590A">
      <w:r>
        <w:br w:type="page"/>
      </w:r>
      <w:r w:rsidR="00254FD9">
        <w:rPr>
          <w:noProof/>
        </w:rPr>
        <w:drawing>
          <wp:inline distT="0" distB="0" distL="0" distR="0">
            <wp:extent cx="8702040" cy="5257800"/>
            <wp:effectExtent l="19050" t="0" r="381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cstate="print"/>
                    <a:srcRect/>
                    <a:stretch>
                      <a:fillRect/>
                    </a:stretch>
                  </pic:blipFill>
                  <pic:spPr bwMode="auto">
                    <a:xfrm>
                      <a:off x="0" y="0"/>
                      <a:ext cx="8702040" cy="5257800"/>
                    </a:xfrm>
                    <a:prstGeom prst="rect">
                      <a:avLst/>
                    </a:prstGeom>
                    <a:noFill/>
                    <a:ln w="9525">
                      <a:noFill/>
                      <a:miter lim="800000"/>
                      <a:headEnd/>
                      <a:tailEnd/>
                    </a:ln>
                  </pic:spPr>
                </pic:pic>
              </a:graphicData>
            </a:graphic>
          </wp:inline>
        </w:drawing>
      </w:r>
    </w:p>
    <w:p w:rsidR="0006590A" w:rsidRDefault="0006590A"/>
    <w:p w:rsidR="0006590A" w:rsidRDefault="0006590A"/>
    <w:p w:rsidR="0006590A" w:rsidRDefault="0006590A">
      <w:pPr>
        <w:sectPr w:rsidR="0006590A">
          <w:pgSz w:w="16838" w:h="11906" w:orient="landscape" w:code="9"/>
          <w:pgMar w:top="851" w:right="851" w:bottom="1985" w:left="1418" w:header="709" w:footer="709" w:gutter="0"/>
          <w:cols w:space="708"/>
          <w:docGrid w:linePitch="360"/>
        </w:sectPr>
      </w:pPr>
    </w:p>
    <w:p w:rsidR="0006590A" w:rsidRDefault="0006590A">
      <w:pPr>
        <w:pStyle w:val="Nadpis2"/>
        <w:jc w:val="right"/>
      </w:pPr>
      <w:bookmarkStart w:id="67" w:name="_Příloha_č.6"/>
      <w:bookmarkEnd w:id="67"/>
      <w:r>
        <w:rPr>
          <w:shd w:val="clear" w:color="auto" w:fill="003366"/>
        </w:rPr>
        <w:t>Příloha č.6</w:t>
      </w:r>
    </w:p>
    <w:p w:rsidR="0006590A" w:rsidRDefault="0006590A">
      <w:pPr>
        <w:pStyle w:val="Nadpis2"/>
        <w:shd w:val="clear" w:color="auto" w:fill="99CC00"/>
        <w:jc w:val="left"/>
      </w:pPr>
      <w:r>
        <w:t>Prezentace zhotovená v programu Microsoft</w:t>
      </w:r>
      <w:r>
        <w:rPr>
          <w:vertAlign w:val="superscript"/>
        </w:rPr>
        <w:sym w:font="Symbol" w:char="F0E2"/>
      </w:r>
      <w:r>
        <w:rPr>
          <w:vertAlign w:val="superscript"/>
        </w:rPr>
        <w:t xml:space="preserve"> </w:t>
      </w:r>
      <w:r>
        <w:t>PowerPoint 2000 CZ připravena k projekci  dataprojektorem nebo interaktivní tabulí  (př</w:t>
      </w:r>
      <w:r>
        <w:t>i</w:t>
      </w:r>
      <w:r>
        <w:t>ložený soubor „Příloha 6 v PPT samostatný projekt IV.ppt“  vyhotovené prezentace) pro hodinu apl</w:t>
      </w:r>
      <w:r>
        <w:t>i</w:t>
      </w:r>
      <w:r>
        <w:t xml:space="preserve">kační </w:t>
      </w:r>
    </w:p>
    <w:p w:rsidR="0006590A" w:rsidRDefault="0006590A">
      <w:pPr>
        <w:pStyle w:val="Nadpis2"/>
        <w:shd w:val="clear" w:color="auto" w:fill="99CC00"/>
        <w:jc w:val="left"/>
      </w:pPr>
      <w:r>
        <w:t xml:space="preserve">Název: „ </w:t>
      </w:r>
      <w:r>
        <w:rPr>
          <w:i/>
          <w:iCs/>
        </w:rPr>
        <w:t xml:space="preserve">Předvedení internetového vyhledávače </w:t>
      </w:r>
      <w:hyperlink r:id="rId99" w:history="1">
        <w:r>
          <w:rPr>
            <w:rStyle w:val="Hypertextovodkaz"/>
            <w:i/>
            <w:iCs/>
          </w:rPr>
          <w:t>www.seznam.cz</w:t>
        </w:r>
      </w:hyperlink>
      <w:r>
        <w:t>“</w:t>
      </w:r>
    </w:p>
    <w:p w:rsidR="0006590A" w:rsidRDefault="0006590A">
      <w:pPr>
        <w:rPr>
          <w:b/>
          <w:bCs/>
          <w:i/>
          <w:iCs/>
        </w:rPr>
      </w:pPr>
      <w:r>
        <w:rPr>
          <w:b/>
          <w:bCs/>
          <w:i/>
          <w:iCs/>
        </w:rPr>
        <w:t>Počet snímků: 4</w:t>
      </w:r>
    </w:p>
    <w:p w:rsidR="0006590A" w:rsidRDefault="0006590A">
      <w:pPr>
        <w:rPr>
          <w:b/>
          <w:bCs/>
          <w:i/>
          <w:iCs/>
        </w:rPr>
      </w:pPr>
      <w:r>
        <w:rPr>
          <w:b/>
          <w:bCs/>
          <w:i/>
          <w:iCs/>
        </w:rPr>
        <w:t>Snímek č.1</w:t>
      </w:r>
    </w:p>
    <w:p w:rsidR="0006590A" w:rsidRDefault="0006590A">
      <w:pPr>
        <w:rPr>
          <w:b/>
          <w:bCs/>
          <w:i/>
          <w:iCs/>
        </w:rPr>
      </w:pPr>
    </w:p>
    <w:p w:rsidR="0006590A" w:rsidRDefault="00254FD9">
      <w:r>
        <w:rPr>
          <w:noProof/>
        </w:rPr>
        <w:drawing>
          <wp:inline distT="0" distB="0" distL="0" distR="0">
            <wp:extent cx="3779520" cy="3070860"/>
            <wp:effectExtent l="1905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cstate="print"/>
                    <a:srcRect/>
                    <a:stretch>
                      <a:fillRect/>
                    </a:stretch>
                  </pic:blipFill>
                  <pic:spPr bwMode="auto">
                    <a:xfrm>
                      <a:off x="0" y="0"/>
                      <a:ext cx="3779520" cy="3070860"/>
                    </a:xfrm>
                    <a:prstGeom prst="rect">
                      <a:avLst/>
                    </a:prstGeom>
                    <a:noFill/>
                    <a:ln w="9525">
                      <a:noFill/>
                      <a:miter lim="800000"/>
                      <a:headEnd/>
                      <a:tailEnd/>
                    </a:ln>
                  </pic:spPr>
                </pic:pic>
              </a:graphicData>
            </a:graphic>
          </wp:inline>
        </w:drawing>
      </w:r>
    </w:p>
    <w:p w:rsidR="0006590A" w:rsidRDefault="0006590A">
      <w:pPr>
        <w:rPr>
          <w:b/>
          <w:bCs/>
          <w:i/>
          <w:iCs/>
        </w:rPr>
      </w:pPr>
    </w:p>
    <w:p w:rsidR="0006590A" w:rsidRDefault="0006590A">
      <w:pPr>
        <w:rPr>
          <w:b/>
          <w:bCs/>
          <w:i/>
          <w:iCs/>
        </w:rPr>
      </w:pPr>
      <w:r>
        <w:rPr>
          <w:b/>
          <w:bCs/>
          <w:i/>
          <w:iCs/>
        </w:rPr>
        <w:t>Snímek č.2</w:t>
      </w:r>
    </w:p>
    <w:p w:rsidR="0006590A" w:rsidRDefault="00254FD9">
      <w:r>
        <w:rPr>
          <w:noProof/>
        </w:rPr>
        <w:drawing>
          <wp:anchor distT="0" distB="0" distL="114300" distR="114300" simplePos="0" relativeHeight="251675648" behindDoc="1" locked="0" layoutInCell="1" allowOverlap="1">
            <wp:simplePos x="0" y="0"/>
            <wp:positionH relativeFrom="column">
              <wp:posOffset>0</wp:posOffset>
            </wp:positionH>
            <wp:positionV relativeFrom="paragraph">
              <wp:posOffset>102870</wp:posOffset>
            </wp:positionV>
            <wp:extent cx="3771900" cy="3073400"/>
            <wp:effectExtent l="19050" t="0" r="0" b="0"/>
            <wp:wrapTight wrapText="bothSides">
              <wp:wrapPolygon edited="0">
                <wp:start x="-109" y="0"/>
                <wp:lineTo x="-109" y="21421"/>
                <wp:lineTo x="21600" y="21421"/>
                <wp:lineTo x="21600" y="0"/>
                <wp:lineTo x="-109" y="0"/>
              </wp:wrapPolygon>
            </wp:wrapTight>
            <wp:docPr id="279" name="obrázek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01" cstate="print"/>
                    <a:srcRect/>
                    <a:stretch>
                      <a:fillRect/>
                    </a:stretch>
                  </pic:blipFill>
                  <pic:spPr bwMode="auto">
                    <a:xfrm>
                      <a:off x="0" y="0"/>
                      <a:ext cx="3771900" cy="3073400"/>
                    </a:xfrm>
                    <a:prstGeom prst="rect">
                      <a:avLst/>
                    </a:prstGeom>
                    <a:noFill/>
                    <a:ln w="9525">
                      <a:noFill/>
                      <a:miter lim="800000"/>
                      <a:headEnd/>
                      <a:tailEnd/>
                    </a:ln>
                  </pic:spPr>
                </pic:pic>
              </a:graphicData>
            </a:graphic>
          </wp:anchor>
        </w:drawing>
      </w:r>
    </w:p>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p w:rsidR="0006590A" w:rsidRDefault="0006590A">
      <w:r>
        <w:br w:type="page"/>
      </w:r>
    </w:p>
    <w:p w:rsidR="0006590A" w:rsidRDefault="0006590A">
      <w:pPr>
        <w:rPr>
          <w:b/>
          <w:bCs/>
          <w:i/>
          <w:iCs/>
        </w:rPr>
      </w:pPr>
      <w:r>
        <w:rPr>
          <w:b/>
          <w:bCs/>
          <w:i/>
          <w:iCs/>
        </w:rPr>
        <w:t>Snímek č.3</w:t>
      </w:r>
    </w:p>
    <w:p w:rsidR="0006590A" w:rsidRDefault="00254FD9">
      <w:r>
        <w:rPr>
          <w:noProof/>
        </w:rPr>
        <w:drawing>
          <wp:inline distT="0" distB="0" distL="0" distR="0">
            <wp:extent cx="4800600" cy="3893820"/>
            <wp:effectExtent l="1905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cstate="print"/>
                    <a:srcRect/>
                    <a:stretch>
                      <a:fillRect/>
                    </a:stretch>
                  </pic:blipFill>
                  <pic:spPr bwMode="auto">
                    <a:xfrm>
                      <a:off x="0" y="0"/>
                      <a:ext cx="4800600" cy="3893820"/>
                    </a:xfrm>
                    <a:prstGeom prst="rect">
                      <a:avLst/>
                    </a:prstGeom>
                    <a:noFill/>
                    <a:ln w="9525">
                      <a:noFill/>
                      <a:miter lim="800000"/>
                      <a:headEnd/>
                      <a:tailEnd/>
                    </a:ln>
                  </pic:spPr>
                </pic:pic>
              </a:graphicData>
            </a:graphic>
          </wp:inline>
        </w:drawing>
      </w:r>
    </w:p>
    <w:p w:rsidR="0006590A" w:rsidRDefault="0006590A"/>
    <w:p w:rsidR="0006590A" w:rsidRDefault="0006590A">
      <w:pPr>
        <w:rPr>
          <w:b/>
          <w:bCs/>
          <w:i/>
          <w:iCs/>
        </w:rPr>
      </w:pPr>
      <w:r>
        <w:rPr>
          <w:b/>
          <w:bCs/>
          <w:i/>
          <w:iCs/>
        </w:rPr>
        <w:t>Snímek č.4</w:t>
      </w:r>
    </w:p>
    <w:p w:rsidR="0006590A" w:rsidRDefault="0006590A"/>
    <w:p w:rsidR="0006590A" w:rsidRDefault="00254FD9">
      <w:r>
        <w:rPr>
          <w:noProof/>
        </w:rPr>
        <w:drawing>
          <wp:inline distT="0" distB="0" distL="0" distR="0">
            <wp:extent cx="4800600" cy="3924300"/>
            <wp:effectExtent l="1905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cstate="print"/>
                    <a:srcRect/>
                    <a:stretch>
                      <a:fillRect/>
                    </a:stretch>
                  </pic:blipFill>
                  <pic:spPr bwMode="auto">
                    <a:xfrm>
                      <a:off x="0" y="0"/>
                      <a:ext cx="4800600" cy="3924300"/>
                    </a:xfrm>
                    <a:prstGeom prst="rect">
                      <a:avLst/>
                    </a:prstGeom>
                    <a:noFill/>
                    <a:ln w="9525">
                      <a:noFill/>
                      <a:miter lim="800000"/>
                      <a:headEnd/>
                      <a:tailEnd/>
                    </a:ln>
                  </pic:spPr>
                </pic:pic>
              </a:graphicData>
            </a:graphic>
          </wp:inline>
        </w:drawing>
      </w:r>
    </w:p>
    <w:p w:rsidR="0006590A" w:rsidRDefault="0006590A"/>
    <w:sectPr w:rsidR="0006590A">
      <w:pgSz w:w="11906" w:h="16838" w:code="9"/>
      <w:pgMar w:top="1418" w:right="851" w:bottom="851" w:left="1985"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 w:author="Petr Řiháček" w:initials="PŘ">
    <w:p w:rsidR="0006590A" w:rsidRDefault="0006590A">
      <w:r>
        <w:rPr>
          <w:rStyle w:val="Odkaznakoment"/>
        </w:rPr>
        <w:annotationRef/>
      </w:r>
      <w:hyperlink r:id="rId1" w:history="1">
        <w:r>
          <w:rPr>
            <w:rStyle w:val="Hypertextovodkaz"/>
          </w:rPr>
          <w:t>http://www.msmt.cz/strukturalni - fondy/priorita - 3 - rozvoj - celozivotniho - uceni - op - rlz</w:t>
        </w:r>
      </w:hyperlink>
    </w:p>
    <w:p w:rsidR="0006590A" w:rsidRDefault="0006590A">
      <w:pPr>
        <w:pStyle w:val="Textkomente"/>
      </w:pPr>
    </w:p>
  </w:comment>
  <w:comment w:id="6" w:author="Petr Řiháček" w:initials="PŘ">
    <w:p w:rsidR="0006590A" w:rsidRDefault="0006590A">
      <w:pPr>
        <w:keepNext w:val="0"/>
        <w:autoSpaceDE w:val="0"/>
        <w:autoSpaceDN w:val="0"/>
        <w:adjustRightInd w:val="0"/>
        <w:spacing w:line="240" w:lineRule="auto"/>
        <w:jc w:val="left"/>
      </w:pPr>
      <w:r>
        <w:rPr>
          <w:rStyle w:val="Odkaznakoment"/>
        </w:rPr>
        <w:annotationRef/>
      </w:r>
      <w:hyperlink r:id="rId2" w:history="1">
        <w:r>
          <w:rPr>
            <w:rStyle w:val="Hypertextovodkaz"/>
          </w:rPr>
          <w:t>http://ictkompetence.upol.cz/dokumenty/clanky_z_konferenci/trendy_09_esf_olomouc.pdf</w:t>
        </w:r>
      </w:hyperlink>
    </w:p>
    <w:p w:rsidR="0006590A" w:rsidRDefault="0006590A">
      <w:pPr>
        <w:pStyle w:val="Textkomente"/>
      </w:pPr>
    </w:p>
  </w:comment>
  <w:comment w:id="9" w:author="Petr Řiháček" w:initials="PŘ">
    <w:p w:rsidR="0006590A" w:rsidRDefault="0006590A">
      <w:pPr>
        <w:pStyle w:val="Textkomente"/>
      </w:pPr>
      <w:r>
        <w:rPr>
          <w:rStyle w:val="Odkaznakoment"/>
        </w:rPr>
        <w:annotationRef/>
      </w:r>
      <w:r>
        <w:t>Skalková.J.,Obecná didaktika, Grada Publishing, a.s., Praha 2007, s. 111</w:t>
      </w:r>
    </w:p>
  </w:comment>
  <w:comment w:id="10" w:author="Petr Řiháček" w:initials="PŘ">
    <w:p w:rsidR="0006590A" w:rsidRDefault="0006590A">
      <w:pPr>
        <w:pStyle w:val="Textkomente"/>
      </w:pPr>
      <w:r>
        <w:rPr>
          <w:rStyle w:val="Odkaznakoment"/>
        </w:rPr>
        <w:annotationRef/>
      </w:r>
      <w:r>
        <w:t>Skalková.J.,Obecná didaktika, Grada Publishing, a.s., Praha 2007, s. 118</w:t>
      </w:r>
    </w:p>
    <w:p w:rsidR="0006590A" w:rsidRDefault="0006590A">
      <w:pPr>
        <w:pStyle w:val="Textkomente"/>
      </w:pPr>
    </w:p>
  </w:comment>
  <w:comment w:id="11" w:author="Petr Řiháček" w:initials="PŘ">
    <w:p w:rsidR="0006590A" w:rsidRDefault="0006590A">
      <w:pPr>
        <w:pStyle w:val="Textkomente"/>
      </w:pPr>
      <w:r>
        <w:rPr>
          <w:rStyle w:val="Odkaznakoment"/>
        </w:rPr>
        <w:annotationRef/>
      </w:r>
      <w:r>
        <w:t xml:space="preserve"> A.Loveček a M. Čadílek, Didaktika odborných předmětů, MU Brno,2005, s.19</w:t>
      </w:r>
    </w:p>
  </w:comment>
  <w:comment w:id="13" w:author="Petr Řiháček" w:initials="PŘ">
    <w:p w:rsidR="0006590A" w:rsidRDefault="0006590A">
      <w:r>
        <w:rPr>
          <w:rStyle w:val="Odkaznakoment"/>
        </w:rPr>
        <w:annotationRef/>
      </w:r>
      <w:hyperlink r:id="rId3" w:history="1">
        <w:r>
          <w:rPr>
            <w:rStyle w:val="Hypertextovodkaz"/>
          </w:rPr>
          <w:t>http://wwwold.ivp.czu.cz/DOWNLOAD/psychologieuenchuchle.doc</w:t>
        </w:r>
      </w:hyperlink>
    </w:p>
    <w:p w:rsidR="0006590A" w:rsidRDefault="0006590A">
      <w:pPr>
        <w:pStyle w:val="Textkomente"/>
      </w:pPr>
      <w:r>
        <w:t>Podpůrné texty z psychologie</w:t>
      </w:r>
    </w:p>
  </w:comment>
  <w:comment w:id="15" w:author="Petr Řiháček" w:initials="PŘ">
    <w:p w:rsidR="0006590A" w:rsidRDefault="0006590A">
      <w:pPr>
        <w:pStyle w:val="Textkomente"/>
      </w:pPr>
      <w:r>
        <w:rPr>
          <w:rStyle w:val="Odkaznakoment"/>
        </w:rPr>
        <w:annotationRef/>
      </w:r>
    </w:p>
    <w:p w:rsidR="0006590A" w:rsidRDefault="0006590A">
      <w:pPr>
        <w:pStyle w:val="Textkomente"/>
      </w:pPr>
      <w:r>
        <w:t>M.Čadílek,</w:t>
      </w:r>
    </w:p>
    <w:p w:rsidR="0006590A" w:rsidRDefault="0006590A">
      <w:pPr>
        <w:pStyle w:val="Textkomente"/>
      </w:pPr>
      <w:r>
        <w:t>Didaktika pracovního vyučování I., Brno 2005, s.19</w:t>
      </w:r>
    </w:p>
  </w:comment>
  <w:comment w:id="17" w:author="Petr Řiháček" w:initials="PŘ">
    <w:p w:rsidR="0006590A" w:rsidRDefault="0006590A">
      <w:pPr>
        <w:rPr>
          <w:b/>
          <w:bCs/>
        </w:rPr>
      </w:pPr>
      <w:r>
        <w:rPr>
          <w:rStyle w:val="Odkaznakoment"/>
        </w:rPr>
        <w:annotationRef/>
      </w:r>
      <w:r>
        <w:rPr>
          <w:b/>
          <w:bCs/>
        </w:rPr>
        <w:t>A.Rychtecký, L.Fialová</w:t>
      </w:r>
    </w:p>
    <w:p w:rsidR="0006590A" w:rsidRDefault="0006590A">
      <w:pPr>
        <w:pStyle w:val="Zkladntext"/>
        <w:jc w:val="both"/>
        <w:rPr>
          <w:color w:val="000000"/>
          <w:sz w:val="24"/>
          <w:szCs w:val="24"/>
        </w:rPr>
      </w:pPr>
      <w:r>
        <w:rPr>
          <w:color w:val="000000"/>
          <w:sz w:val="24"/>
          <w:szCs w:val="24"/>
        </w:rPr>
        <w:t>Didaktika školní tělesné výchovy, skripta Katedra pedagogiky, psychologie a didaktiky tělesné výchovy, Praha 2002, FTVS UK, Karolinum - nakladatelství UK</w:t>
      </w:r>
    </w:p>
    <w:p w:rsidR="0006590A" w:rsidRDefault="0006590A">
      <w:pPr>
        <w:pStyle w:val="Textkomente"/>
      </w:pPr>
    </w:p>
  </w:comment>
  <w:comment w:id="18" w:author="Petr Řiháček" w:initials="PŘ">
    <w:p w:rsidR="0006590A" w:rsidRDefault="0006590A">
      <w:r>
        <w:rPr>
          <w:rStyle w:val="Odkaznakoment"/>
        </w:rPr>
        <w:annotationRef/>
      </w:r>
      <w:r>
        <w:t xml:space="preserve">http://www.upol.cz/fileadmin/user_upload/FTK-dokumenty/Katedra_kinantropologie/15motorickeuceni.pdf </w:t>
      </w:r>
    </w:p>
    <w:p w:rsidR="0006590A" w:rsidRDefault="0006590A">
      <w:pPr>
        <w:pStyle w:val="Textkomente"/>
      </w:pPr>
    </w:p>
  </w:comment>
  <w:comment w:id="19" w:author="Petr Řiháček" w:initials="PŘ">
    <w:p w:rsidR="0006590A" w:rsidRDefault="0006590A">
      <w:pPr>
        <w:rPr>
          <w:b/>
          <w:bCs/>
        </w:rPr>
      </w:pPr>
      <w:r>
        <w:rPr>
          <w:rStyle w:val="Odkaznakoment"/>
        </w:rPr>
        <w:annotationRef/>
      </w:r>
      <w:r>
        <w:t xml:space="preserve"> </w:t>
      </w:r>
      <w:r>
        <w:rPr>
          <w:b/>
          <w:bCs/>
        </w:rPr>
        <w:t>A.Rychtecký, L.Fialová</w:t>
      </w:r>
    </w:p>
    <w:p w:rsidR="0006590A" w:rsidRDefault="0006590A">
      <w:pPr>
        <w:pStyle w:val="Textkomente"/>
      </w:pPr>
      <w:r>
        <w:rPr>
          <w:color w:val="000000"/>
          <w:sz w:val="24"/>
          <w:szCs w:val="24"/>
        </w:rPr>
        <w:t>Didaktika školní tělesné výchovy, skripta Katedra pedagogiky, psychologie a didaktiky tělesné výchovy, Praha 2002, FTVS UK, Karolinum - nakladatelství UK</w:t>
      </w:r>
    </w:p>
  </w:comment>
  <w:comment w:id="20" w:author="Petr Řiháček" w:initials="PŘ">
    <w:p w:rsidR="0006590A" w:rsidRDefault="0006590A">
      <w:pPr>
        <w:rPr>
          <w:b/>
          <w:bCs/>
        </w:rPr>
      </w:pPr>
      <w:r>
        <w:rPr>
          <w:rStyle w:val="Odkaznakoment"/>
        </w:rPr>
        <w:annotationRef/>
      </w:r>
      <w:r>
        <w:rPr>
          <w:b/>
          <w:bCs/>
        </w:rPr>
        <w:t>A.Rychtecký, L.Fialová</w:t>
      </w:r>
    </w:p>
    <w:p w:rsidR="0006590A" w:rsidRDefault="0006590A">
      <w:pPr>
        <w:pStyle w:val="Textkomente"/>
      </w:pPr>
      <w:bookmarkStart w:id="21" w:name="OLE_LINK6"/>
      <w:r>
        <w:rPr>
          <w:color w:val="000000"/>
          <w:sz w:val="24"/>
          <w:szCs w:val="24"/>
        </w:rPr>
        <w:t>Didaktika školní tělesné výchovy</w:t>
      </w:r>
      <w:bookmarkEnd w:id="21"/>
      <w:r>
        <w:rPr>
          <w:color w:val="000000"/>
          <w:sz w:val="24"/>
          <w:szCs w:val="24"/>
        </w:rPr>
        <w:t>, skripta Katedra pedagogiky, psychologie a didaktiky tělesné výchovy, Praha 2002, FTVS UK, Karolinum - nakladatelství UK</w:t>
      </w:r>
    </w:p>
    <w:p w:rsidR="0006590A" w:rsidRDefault="0006590A">
      <w:pPr>
        <w:pStyle w:val="Textkomente"/>
      </w:pPr>
    </w:p>
  </w:comment>
  <w:comment w:id="24" w:author="Petr Řiháček" w:initials="PŘ">
    <w:p w:rsidR="0006590A" w:rsidRDefault="0006590A">
      <w:pPr>
        <w:pStyle w:val="Zhlav"/>
        <w:tabs>
          <w:tab w:val="clear" w:pos="4536"/>
          <w:tab w:val="clear" w:pos="9072"/>
        </w:tabs>
        <w:spacing w:line="360" w:lineRule="auto"/>
      </w:pPr>
      <w:r>
        <w:rPr>
          <w:rStyle w:val="Odkaznakoment"/>
        </w:rPr>
        <w:annotationRef/>
      </w:r>
      <w:r>
        <w:t>Stojan, M. Přehled obecných pedagogických kateg</w:t>
      </w:r>
      <w:r>
        <w:t>o</w:t>
      </w:r>
      <w:r>
        <w:t>rií. Brno, MU 2002,s.33</w:t>
      </w:r>
    </w:p>
    <w:p w:rsidR="0006590A" w:rsidRDefault="0006590A">
      <w:pPr>
        <w:pStyle w:val="Textkomente"/>
      </w:pPr>
    </w:p>
  </w:comment>
  <w:comment w:id="25" w:author="Petr Řiháček" w:initials="PŘ">
    <w:p w:rsidR="0006590A" w:rsidRDefault="0006590A">
      <w:pPr>
        <w:pStyle w:val="3"/>
        <w:spacing w:before="0" w:beforeAutospacing="0" w:after="0" w:afterAutospacing="0"/>
        <w:ind w:left="720"/>
        <w:rPr>
          <w:rFonts w:ascii="Times New Roman" w:hAnsi="Times New Roman" w:cs="Times New Roman"/>
          <w:color w:val="auto"/>
        </w:rPr>
      </w:pPr>
      <w:r>
        <w:rPr>
          <w:rStyle w:val="Odkaznakoment"/>
        </w:rPr>
        <w:annotationRef/>
      </w:r>
      <w:r>
        <w:rPr>
          <w:rFonts w:ascii="Times New Roman" w:hAnsi="Times New Roman" w:cs="Times New Roman"/>
          <w:color w:val="auto"/>
        </w:rPr>
        <w:t>Komenský, J.A. Didaktické spisy. SPN, Praha 1954, s.78</w:t>
      </w:r>
    </w:p>
    <w:p w:rsidR="0006590A" w:rsidRDefault="0006590A">
      <w:pPr>
        <w:pStyle w:val="Textkomente"/>
      </w:pPr>
    </w:p>
  </w:comment>
  <w:comment w:id="27" w:author="Petr Řiháček" w:initials="PŘ">
    <w:p w:rsidR="0006590A" w:rsidRDefault="0006590A">
      <w:r>
        <w:rPr>
          <w:rStyle w:val="Odkaznakoment"/>
        </w:rPr>
        <w:annotationRef/>
      </w:r>
      <w:r>
        <w:t>Komenský, J.A. Didaktické spisy. Praha, Dědi</w:t>
      </w:r>
      <w:r>
        <w:t>c</w:t>
      </w:r>
      <w:r>
        <w:t>tví Komenského 1951, s.187</w:t>
      </w:r>
    </w:p>
    <w:p w:rsidR="0006590A" w:rsidRDefault="0006590A">
      <w:pPr>
        <w:pStyle w:val="Textkomente"/>
      </w:pPr>
    </w:p>
  </w:comment>
  <w:comment w:id="28" w:author="Petr Řiháček" w:initials="PŘ">
    <w:p w:rsidR="0006590A" w:rsidRDefault="0006590A">
      <w:r>
        <w:rPr>
          <w:rStyle w:val="Odkaznakoment"/>
        </w:rPr>
        <w:annotationRef/>
      </w:r>
    </w:p>
    <w:p w:rsidR="0006590A" w:rsidRDefault="0006590A">
      <w:hyperlink r:id="rId4" w:history="1">
        <w:r>
          <w:rPr>
            <w:rStyle w:val="Hypertextovodkaz"/>
          </w:rPr>
          <w:t>http://www.spolved.web2001.cz/pro_vyuc/didaktik.htm</w:t>
        </w:r>
      </w:hyperlink>
    </w:p>
    <w:p w:rsidR="0006590A" w:rsidRDefault="0006590A">
      <w:r>
        <w:t>Jindřich Svoboda</w:t>
      </w:r>
      <w:r>
        <w:br/>
      </w:r>
      <w:r>
        <w:rPr>
          <w:sz w:val="48"/>
          <w:szCs w:val="48"/>
        </w:rPr>
        <w:t>Materiální didaktické prostředky ve výuce společenských věd na střední škole.</w:t>
      </w:r>
    </w:p>
    <w:p w:rsidR="0006590A" w:rsidRDefault="0006590A">
      <w:pPr>
        <w:pStyle w:val="Textkomente"/>
      </w:pPr>
    </w:p>
  </w:comment>
  <w:comment w:id="32" w:author="Petr Řiháček" w:initials="PŘ">
    <w:p w:rsidR="0006590A" w:rsidRDefault="0006590A">
      <w:pPr>
        <w:pStyle w:val="Textkomente"/>
      </w:pPr>
      <w:r>
        <w:rPr>
          <w:rStyle w:val="Odkaznakoment"/>
        </w:rPr>
        <w:annotationRef/>
      </w:r>
      <w:r>
        <w:t>Rambousek, V. a kol.  Technické výukové prostře</w:t>
      </w:r>
      <w:r>
        <w:t>d</w:t>
      </w:r>
      <w:r>
        <w:t>ky. Praha, SPN 1989, s.16</w:t>
      </w:r>
    </w:p>
  </w:comment>
  <w:comment w:id="33" w:author="Petr Řiháček" w:initials="PŘ">
    <w:p w:rsidR="0006590A" w:rsidRDefault="0006590A">
      <w:pPr>
        <w:pStyle w:val="Textkomente"/>
      </w:pPr>
      <w:r>
        <w:rPr>
          <w:rStyle w:val="Odkaznakoment"/>
        </w:rPr>
        <w:annotationRef/>
      </w:r>
      <w:r>
        <w:t>Rambousek, V. a kol.  Technické výukové prostře</w:t>
      </w:r>
      <w:r>
        <w:t>d</w:t>
      </w:r>
      <w:r>
        <w:t>ky. 1.vydání Praha, SPN 1989, kap.1.3</w:t>
      </w:r>
    </w:p>
  </w:comment>
  <w:comment w:id="35" w:author="Petr Řiháček" w:initials="PŘ">
    <w:p w:rsidR="0006590A" w:rsidRDefault="0006590A">
      <w:pPr>
        <w:pStyle w:val="Textkomente"/>
      </w:pPr>
      <w:r>
        <w:rPr>
          <w:rStyle w:val="Odkaznakoment"/>
        </w:rPr>
        <w:annotationRef/>
      </w:r>
      <w:r>
        <w:t>Dostál J,. Počítač ve vzdělávání.Modul 1. Votobia Olomouc. 2007., ISBN  80 - 7220 - 295 - 3. s.73</w:t>
      </w:r>
    </w:p>
  </w:comment>
  <w:comment w:id="36" w:author="Petr Řiháček" w:initials="PŘ">
    <w:p w:rsidR="0006590A" w:rsidRDefault="0006590A">
      <w:pPr>
        <w:pStyle w:val="Textkomente"/>
      </w:pPr>
      <w:r>
        <w:rPr>
          <w:rStyle w:val="Odkaznakoment"/>
        </w:rPr>
        <w:annotationRef/>
      </w:r>
      <w:r>
        <w:t>Prezentační materiál</w:t>
      </w:r>
    </w:p>
    <w:p w:rsidR="0006590A" w:rsidRDefault="0006590A">
      <w:pPr>
        <w:pStyle w:val="Textkomente"/>
      </w:pPr>
      <w:r>
        <w:t>Nakladatelství Fraus, s.r.o., Plzeň</w:t>
      </w:r>
    </w:p>
    <w:p w:rsidR="0006590A" w:rsidRDefault="0006590A">
      <w:pPr>
        <w:pStyle w:val="Textkomente"/>
      </w:pPr>
      <w:hyperlink r:id="rId5" w:history="1">
        <w:r>
          <w:rPr>
            <w:rStyle w:val="Hypertextovodkaz"/>
          </w:rPr>
          <w:t>www.fraus.cz</w:t>
        </w:r>
      </w:hyperlink>
      <w:r>
        <w:t>, 2007</w:t>
      </w:r>
    </w:p>
  </w:comment>
  <w:comment w:id="37" w:author="Petr Řiháček" w:initials="PŘ">
    <w:p w:rsidR="0006590A" w:rsidRDefault="0006590A">
      <w:pPr>
        <w:pStyle w:val="Zkladntext3"/>
        <w:rPr>
          <w:sz w:val="24"/>
        </w:rPr>
      </w:pPr>
      <w:r>
        <w:rPr>
          <w:rStyle w:val="Odkaznakoment"/>
        </w:rPr>
        <w:annotationRef/>
      </w:r>
      <w:r>
        <w:rPr>
          <w:sz w:val="24"/>
        </w:rPr>
        <w:t xml:space="preserve">Karczub, A. a kol. Moderné didaktické prostriedky.      </w:t>
      </w:r>
    </w:p>
    <w:p w:rsidR="0006590A" w:rsidRDefault="0006590A">
      <w:pPr>
        <w:pStyle w:val="Zkladntext3"/>
        <w:rPr>
          <w:sz w:val="24"/>
        </w:rPr>
      </w:pPr>
      <w:r>
        <w:rPr>
          <w:sz w:val="24"/>
        </w:rPr>
        <w:t>Bratislava, FF UK 1983,  s. 20 - 21</w:t>
      </w:r>
    </w:p>
    <w:p w:rsidR="0006590A" w:rsidRDefault="0006590A">
      <w:pPr>
        <w:pStyle w:val="Textkomente"/>
      </w:pPr>
    </w:p>
  </w:comment>
  <w:comment w:id="38" w:author="Petr Řiháček" w:initials="PŘ">
    <w:p w:rsidR="0006590A" w:rsidRDefault="0006590A">
      <w:pPr>
        <w:keepNext w:val="0"/>
        <w:autoSpaceDE w:val="0"/>
        <w:autoSpaceDN w:val="0"/>
        <w:adjustRightInd w:val="0"/>
        <w:spacing w:line="240" w:lineRule="auto"/>
        <w:jc w:val="left"/>
        <w:rPr>
          <w:rFonts w:ascii="TimesNewRoman" w:hAnsi="TimesNewRoman" w:cs="TimesNewRoman"/>
          <w:sz w:val="20"/>
          <w:szCs w:val="20"/>
        </w:rPr>
      </w:pPr>
      <w:r>
        <w:rPr>
          <w:rStyle w:val="Odkaznakoment"/>
        </w:rPr>
        <w:annotationRef/>
      </w:r>
      <w:r>
        <w:rPr>
          <w:rFonts w:ascii="TimesNewRoman" w:hAnsi="TimesNewRoman" w:cs="TimesNewRoman"/>
        </w:rPr>
        <w:t xml:space="preserve">BOHONY, P. </w:t>
      </w:r>
      <w:r>
        <w:rPr>
          <w:rFonts w:ascii="TimesNewRoman,Italic" w:hAnsi="TimesNewRoman,Italic" w:cs="TimesNewRoman,Italic"/>
          <w:i/>
          <w:iCs/>
        </w:rPr>
        <w:t>D</w:t>
      </w:r>
      <w:r>
        <w:rPr>
          <w:rFonts w:ascii="TimesNewRoman,Italic" w:hAnsi="TimesNewRoman,Italic" w:cs="TimesNewRoman,Italic"/>
          <w:i/>
          <w:iCs/>
        </w:rPr>
        <w:t>i</w:t>
      </w:r>
      <w:r>
        <w:rPr>
          <w:rFonts w:ascii="TimesNewRoman,Italic" w:hAnsi="TimesNewRoman,Italic" w:cs="TimesNewRoman,Italic"/>
          <w:i/>
          <w:iCs/>
        </w:rPr>
        <w:t>daktická technológia</w:t>
      </w:r>
      <w:r>
        <w:rPr>
          <w:rFonts w:ascii="TimesNewRoman" w:hAnsi="TimesNewRoman" w:cs="TimesNewRoman"/>
        </w:rPr>
        <w:t>. 1. vyd. Nitra: UKF, 2003. 176 s. ISBN 80 - 8050 - 653 - 1.</w:t>
      </w:r>
    </w:p>
    <w:p w:rsidR="0006590A" w:rsidRDefault="0006590A">
      <w:pPr>
        <w:pStyle w:val="Textkomente"/>
      </w:pPr>
    </w:p>
  </w:comment>
  <w:comment w:id="39" w:author="Petr Řiháček" w:initials="PŘ">
    <w:p w:rsidR="0006590A" w:rsidRDefault="0006590A">
      <w:pPr>
        <w:pStyle w:val="Zhlav"/>
        <w:tabs>
          <w:tab w:val="clear" w:pos="4536"/>
          <w:tab w:val="clear" w:pos="9072"/>
        </w:tabs>
        <w:spacing w:line="360" w:lineRule="auto"/>
      </w:pPr>
      <w:r>
        <w:rPr>
          <w:rStyle w:val="Odkaznakoment"/>
        </w:rPr>
        <w:annotationRef/>
      </w:r>
      <w:r>
        <w:t>Fialová,H., Maňák, J., Strach, J., Šimoník, O., Šťáva, J., Švec, V. Vybrané kapit</w:t>
      </w:r>
      <w:r>
        <w:t>o</w:t>
      </w:r>
      <w:r>
        <w:t>ly z obecné didaktiky. Brno, MU 1996, s.84</w:t>
      </w:r>
    </w:p>
    <w:p w:rsidR="0006590A" w:rsidRDefault="0006590A">
      <w:pPr>
        <w:pStyle w:val="Textkomente"/>
      </w:pPr>
    </w:p>
  </w:comment>
  <w:comment w:id="43" w:author="Petr Řiháček" w:initials="PŘ">
    <w:p w:rsidR="0006590A" w:rsidRDefault="0006590A">
      <w:pPr>
        <w:pStyle w:val="Zhlav"/>
        <w:tabs>
          <w:tab w:val="clear" w:pos="4536"/>
          <w:tab w:val="clear" w:pos="9072"/>
        </w:tabs>
        <w:spacing w:line="360" w:lineRule="auto"/>
      </w:pPr>
      <w:r>
        <w:rPr>
          <w:rStyle w:val="Odkaznakoment"/>
        </w:rPr>
        <w:annotationRef/>
      </w:r>
      <w:r>
        <w:t>Loveček, A., Čad</w:t>
      </w:r>
      <w:r>
        <w:t>í</w:t>
      </w:r>
      <w:r>
        <w:t>lek, M.  Didaktika odbo</w:t>
      </w:r>
      <w:r>
        <w:t>r</w:t>
      </w:r>
      <w:r>
        <w:t>ných předmětů. Akademické nakladate</w:t>
      </w:r>
      <w:r>
        <w:t>l</w:t>
      </w:r>
      <w:r>
        <w:t>ství CERM, s.r.o., Brno,2003, s.111</w:t>
      </w:r>
    </w:p>
    <w:p w:rsidR="0006590A" w:rsidRDefault="0006590A">
      <w:pPr>
        <w:pStyle w:val="Textkomente"/>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3C00" w:rsidRDefault="00803C00" w:rsidP="00AC7B28">
      <w:pPr>
        <w:spacing w:line="240" w:lineRule="auto"/>
      </w:pPr>
      <w:r>
        <w:separator/>
      </w:r>
    </w:p>
  </w:endnote>
  <w:endnote w:type="continuationSeparator" w:id="0">
    <w:p w:rsidR="00803C00" w:rsidRDefault="00803C00" w:rsidP="00AC7B2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EE"/>
    <w:family w:val="swiss"/>
    <w:pitch w:val="variable"/>
    <w:sig w:usb0="00000287" w:usb1="00000000" w:usb2="00000000" w:usb3="00000000" w:csb0="0000009F" w:csb1="00000000"/>
  </w:font>
  <w:font w:name="TTE1BF3B68t00">
    <w:altName w:val="Times New Roman"/>
    <w:panose1 w:val="00000000000000000000"/>
    <w:charset w:val="00"/>
    <w:family w:val="auto"/>
    <w:notTrueType/>
    <w:pitch w:val="default"/>
    <w:sig w:usb0="00000003" w:usb1="00000000" w:usb2="00000000" w:usb3="00000000" w:csb0="00000001" w:csb1="00000000"/>
  </w:font>
  <w:font w:name="TTE1BEE530t00">
    <w:altName w:val="Times New Roman"/>
    <w:panose1 w:val="00000000000000000000"/>
    <w:charset w:val="00"/>
    <w:family w:val="auto"/>
    <w:notTrueType/>
    <w:pitch w:val="default"/>
    <w:sig w:usb0="00000003" w:usb1="00000000" w:usb2="00000000" w:usb3="00000000" w:csb0="00000001" w:csb1="00000000"/>
  </w:font>
  <w:font w:name="TimesNewRoman,BoldItalic">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TimesNewRoman,Italic">
    <w:altName w:val="Times New Roman"/>
    <w:panose1 w:val="00000000000000000000"/>
    <w:charset w:val="00"/>
    <w:family w:val="auto"/>
    <w:notTrueType/>
    <w:pitch w:val="default"/>
    <w:sig w:usb0="00000003" w:usb1="00000000" w:usb2="00000000" w:usb3="00000000" w:csb0="00000001" w:csb1="00000000"/>
  </w:font>
  <w:font w:name="HelveticaCE">
    <w:altName w:val="Times New Roman"/>
    <w:panose1 w:val="00000000000000000000"/>
    <w:charset w:val="00"/>
    <w:family w:val="auto"/>
    <w:notTrueType/>
    <w:pitch w:val="default"/>
    <w:sig w:usb0="00000003" w:usb1="00000000" w:usb2="00000000" w:usb3="00000000" w:csb0="00000001" w:csb1="00000000"/>
  </w:font>
  <w:font w:name="Times-Bold">
    <w:altName w:val="Times New Roman"/>
    <w:panose1 w:val="00000000000000000000"/>
    <w:charset w:val="00"/>
    <w:family w:val="auto"/>
    <w:notTrueType/>
    <w:pitch w:val="default"/>
    <w:sig w:usb0="00000003" w:usb1="00000000" w:usb2="00000000" w:usb3="00000000" w:csb0="00000001" w:csb1="00000000"/>
  </w:font>
  <w:font w:name="Times-Italic">
    <w:altName w:val="Times New Roman"/>
    <w:panose1 w:val="00000000000000000000"/>
    <w:charset w:val="00"/>
    <w:family w:val="auto"/>
    <w:notTrueType/>
    <w:pitch w:val="default"/>
    <w:sig w:usb0="00000003" w:usb1="00000000" w:usb2="00000000" w:usb3="00000000" w:csb0="00000001" w:csb1="00000000"/>
  </w:font>
  <w:font w:name="TTE2974228t00">
    <w:altName w:val="Times New Roman"/>
    <w:panose1 w:val="00000000000000000000"/>
    <w:charset w:val="00"/>
    <w:family w:val="auto"/>
    <w:notTrueType/>
    <w:pitch w:val="default"/>
    <w:sig w:usb0="00000003" w:usb1="00000000" w:usb2="00000000" w:usb3="00000000" w:csb0="00000001" w:csb1="00000000"/>
  </w:font>
  <w:font w:name="TTE2974808t00">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TTE29714C8t00">
    <w:altName w:val="Times New Roman"/>
    <w:panose1 w:val="00000000000000000000"/>
    <w:charset w:val="00"/>
    <w:family w:val="auto"/>
    <w:notTrueType/>
    <w:pitch w:val="default"/>
    <w:sig w:usb0="00000003" w:usb1="00000000" w:usb2="00000000" w:usb3="00000000" w:csb0="00000001" w:csb1="00000000"/>
  </w:font>
  <w:font w:name="Helvetica-BoldOblique">
    <w:altName w:val="Times New Roman"/>
    <w:panose1 w:val="00000000000000000000"/>
    <w:charset w:val="00"/>
    <w:family w:val="auto"/>
    <w:notTrueType/>
    <w:pitch w:val="default"/>
    <w:sig w:usb0="00000003" w:usb1="00000000" w:usb2="00000000" w:usb3="00000000" w:csb0="00000001" w:csb1="00000000"/>
  </w:font>
  <w:font w:name="Helvetica-Bold">
    <w:altName w:val="Times New Roman"/>
    <w:panose1 w:val="00000000000000000000"/>
    <w:charset w:val="00"/>
    <w:family w:val="auto"/>
    <w:notTrueType/>
    <w:pitch w:val="default"/>
    <w:sig w:usb0="00000003" w:usb1="00000000" w:usb2="00000000" w:usb3="00000000" w:csb0="00000001" w:csb1="00000000"/>
  </w:font>
  <w:font w:name="TTE296C608t00">
    <w:altName w:val="Times New Roman"/>
    <w:panose1 w:val="00000000000000000000"/>
    <w:charset w:val="00"/>
    <w:family w:val="auto"/>
    <w:notTrueType/>
    <w:pitch w:val="default"/>
    <w:sig w:usb0="00000003" w:usb1="00000000" w:usb2="00000000" w:usb3="00000000" w:csb0="00000001" w:csb1="00000000"/>
  </w:font>
  <w:font w:name="TTE296EC88t00">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EE"/>
    <w:family w:val="swiss"/>
    <w:pitch w:val="variable"/>
    <w:sig w:usb0="A10006FF" w:usb1="4000205B" w:usb2="00000010"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590A" w:rsidRDefault="0006590A">
    <w:pPr>
      <w:pStyle w:val="Zpa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590A" w:rsidRDefault="0006590A">
    <w:pPr>
      <w:pStyle w:val="Zpat"/>
      <w:jc w:val="center"/>
      <w:rPr>
        <w:b/>
        <w:bCs/>
        <w:sz w:val="26"/>
        <w:szCs w:val="26"/>
      </w:rPr>
    </w:pPr>
    <w:r>
      <w:rPr>
        <w:rStyle w:val="slostrnky"/>
        <w:b/>
        <w:bCs/>
        <w:sz w:val="26"/>
        <w:szCs w:val="26"/>
      </w:rPr>
      <w:fldChar w:fldCharType="begin"/>
    </w:r>
    <w:r>
      <w:rPr>
        <w:rStyle w:val="slostrnky"/>
        <w:b/>
        <w:bCs/>
        <w:sz w:val="26"/>
        <w:szCs w:val="26"/>
      </w:rPr>
      <w:instrText xml:space="preserve"> PAGE </w:instrText>
    </w:r>
    <w:r>
      <w:rPr>
        <w:rStyle w:val="slostrnky"/>
        <w:b/>
        <w:bCs/>
        <w:sz w:val="26"/>
        <w:szCs w:val="26"/>
      </w:rPr>
      <w:fldChar w:fldCharType="separate"/>
    </w:r>
    <w:r w:rsidR="00467AEB">
      <w:rPr>
        <w:rStyle w:val="slostrnky"/>
        <w:b/>
        <w:bCs/>
        <w:noProof/>
        <w:sz w:val="26"/>
        <w:szCs w:val="26"/>
      </w:rPr>
      <w:t>58</w:t>
    </w:r>
    <w:r>
      <w:rPr>
        <w:rStyle w:val="slostrnky"/>
        <w:b/>
        <w:bCs/>
        <w:sz w:val="26"/>
        <w:szCs w:val="26"/>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590A" w:rsidRDefault="0006590A">
    <w:pPr>
      <w:pStyle w:val="Zpat"/>
      <w:jc w:val="center"/>
      <w:rPr>
        <w:b/>
        <w:bCs/>
        <w:sz w:val="26"/>
        <w:szCs w:val="26"/>
      </w:rPr>
    </w:pPr>
    <w:r>
      <w:rPr>
        <w:rStyle w:val="slostrnky"/>
        <w:b/>
        <w:bCs/>
        <w:sz w:val="26"/>
        <w:szCs w:val="26"/>
      </w:rPr>
      <w:fldChar w:fldCharType="begin"/>
    </w:r>
    <w:r>
      <w:rPr>
        <w:rStyle w:val="slostrnky"/>
        <w:b/>
        <w:bCs/>
        <w:sz w:val="26"/>
        <w:szCs w:val="26"/>
      </w:rPr>
      <w:instrText xml:space="preserve"> PAGE </w:instrText>
    </w:r>
    <w:r>
      <w:rPr>
        <w:rStyle w:val="slostrnky"/>
        <w:b/>
        <w:bCs/>
        <w:sz w:val="26"/>
        <w:szCs w:val="26"/>
      </w:rPr>
      <w:fldChar w:fldCharType="separate"/>
    </w:r>
    <w:r w:rsidR="00467AEB">
      <w:rPr>
        <w:rStyle w:val="slostrnky"/>
        <w:b/>
        <w:bCs/>
        <w:noProof/>
        <w:sz w:val="26"/>
        <w:szCs w:val="26"/>
      </w:rPr>
      <w:t>61</w:t>
    </w:r>
    <w:r>
      <w:rPr>
        <w:rStyle w:val="slostrnky"/>
        <w:b/>
        <w:bCs/>
        <w:sz w:val="26"/>
        <w:szCs w:val="26"/>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590A" w:rsidRDefault="0006590A">
    <w:pPr>
      <w:pStyle w:val="Zpat"/>
      <w:rPr>
        <w:szCs w:val="2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3C00" w:rsidRDefault="00803C00" w:rsidP="00AC7B28">
      <w:pPr>
        <w:spacing w:line="240" w:lineRule="auto"/>
      </w:pPr>
      <w:r>
        <w:separator/>
      </w:r>
    </w:p>
  </w:footnote>
  <w:footnote w:type="continuationSeparator" w:id="0">
    <w:p w:rsidR="00803C00" w:rsidRDefault="00803C00" w:rsidP="00AC7B2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590A" w:rsidRDefault="0006590A">
    <w:pPr>
      <w:pStyle w:val="Zhlav"/>
      <w:rPr>
        <w:b/>
        <w:bCs/>
        <w:color w:val="0000FF"/>
        <w:sz w:val="28"/>
        <w:szCs w:val="28"/>
      </w:rPr>
    </w:pPr>
    <w:r>
      <w:rPr>
        <w:noProof/>
      </w:rPr>
      <w:pict>
        <v:shapetype id="_x0000_t202" coordsize="21600,21600" o:spt="202" path="m,l,21600r21600,l21600,xe">
          <v:stroke joinstyle="miter"/>
          <v:path gradientshapeok="t" o:connecttype="rect"/>
        </v:shapetype>
        <v:shape id="_x0000_s2053" type="#_x0000_t202" style="position:absolute;left:0;text-align:left;margin-left:63pt;margin-top:-.55pt;width:189pt;height:45pt;z-index:251657216" wrapcoords="-86 0 -86 21240 21600 21240 21600 0 -86 0" stroked="f">
          <v:textbox style="mso-next-textbox:#_x0000_s2053">
            <w:txbxContent>
              <w:p w:rsidR="0006590A" w:rsidRDefault="0006590A">
                <w:pPr>
                  <w:rPr>
                    <w:rFonts w:ascii="Century Gothic" w:hAnsi="Century Gothic" w:cs="Courier New"/>
                    <w:b/>
                    <w:bCs/>
                    <w:sz w:val="20"/>
                    <w:szCs w:val="20"/>
                  </w:rPr>
                </w:pPr>
                <w:r>
                  <w:rPr>
                    <w:rFonts w:ascii="Century Gothic" w:hAnsi="Century Gothic" w:cs="Courier New"/>
                    <w:b/>
                    <w:bCs/>
                    <w:sz w:val="20"/>
                    <w:szCs w:val="20"/>
                  </w:rPr>
                  <w:t>Střední odborná škola Podyjí, s.r.o.</w:t>
                </w:r>
              </w:p>
              <w:p w:rsidR="0006590A" w:rsidRDefault="0006590A">
                <w:pPr>
                  <w:rPr>
                    <w:rFonts w:ascii="Century Gothic" w:hAnsi="Century Gothic" w:cs="Courier New"/>
                    <w:b/>
                    <w:bCs/>
                    <w:sz w:val="20"/>
                    <w:szCs w:val="20"/>
                  </w:rPr>
                </w:pPr>
                <w:r>
                  <w:rPr>
                    <w:rFonts w:ascii="Century Gothic" w:hAnsi="Century Gothic" w:cs="Courier New"/>
                    <w:b/>
                    <w:bCs/>
                    <w:sz w:val="20"/>
                    <w:szCs w:val="20"/>
                  </w:rPr>
                  <w:t>Jarošova 14, 669 02 ZNOJMO</w:t>
                </w:r>
              </w:p>
            </w:txbxContent>
          </v:textbox>
          <w10:wrap type="tight"/>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0;margin-top:-.55pt;width:53.65pt;height:45pt;z-index:-251660288" wrapcoords="-300 0 -300 21240 21600 21240 21600 0 -300 0">
          <v:imagedata r:id="rId1" o:title=""/>
          <w10:wrap type="tight"/>
        </v:shape>
        <o:OLEObject Type="Embed" ProgID="PBrush" ShapeID="_x0000_s2049" DrawAspect="Content" ObjectID="_1569420752" r:id="rId2"/>
      </w:pict>
    </w:r>
    <w:r>
      <w:t xml:space="preserve">                                                                                                            </w:t>
    </w:r>
    <w:r>
      <w:rPr>
        <w:rFonts w:ascii="Arial" w:hAnsi="Arial" w:cs="Arial"/>
        <w:b/>
        <w:bCs/>
        <w:i/>
        <w:iCs/>
        <w:color w:val="0000FF"/>
        <w:sz w:val="28"/>
        <w:szCs w:val="28"/>
      </w:rPr>
      <w:t>Chemie a ekol</w:t>
    </w:r>
    <w:r>
      <w:rPr>
        <w:rFonts w:ascii="Arial" w:hAnsi="Arial" w:cs="Arial"/>
        <w:b/>
        <w:bCs/>
        <w:i/>
        <w:iCs/>
        <w:color w:val="0000FF"/>
        <w:sz w:val="28"/>
        <w:szCs w:val="28"/>
      </w:rPr>
      <w:t>o</w:t>
    </w:r>
    <w:r>
      <w:rPr>
        <w:rFonts w:ascii="Arial" w:hAnsi="Arial" w:cs="Arial"/>
        <w:b/>
        <w:bCs/>
        <w:i/>
        <w:iCs/>
        <w:color w:val="0000FF"/>
        <w:sz w:val="28"/>
        <w:szCs w:val="28"/>
      </w:rPr>
      <w:t>gie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590A" w:rsidRDefault="0006590A">
    <w:pPr>
      <w:pStyle w:val="Zhlav"/>
      <w:rPr>
        <w:b/>
        <w:bCs/>
      </w:rPr>
    </w:pPr>
    <w:r>
      <w:rPr>
        <w:noProof/>
      </w:rPr>
      <w:pict>
        <v:shapetype id="_x0000_t202" coordsize="21600,21600" o:spt="202" path="m,l,21600r21600,l21600,xe">
          <v:stroke joinstyle="miter"/>
          <v:path gradientshapeok="t" o:connecttype="rect"/>
        </v:shapetype>
        <v:shape id="_x0000_s2057" type="#_x0000_t202" style="position:absolute;left:0;text-align:left;margin-left:63pt;margin-top:-.55pt;width:189pt;height:45pt;z-index:251659264" wrapcoords="-86 0 -86 21240 21600 21240 21600 0 -86 0" stroked="f">
          <v:textbox style="mso-next-textbox:#_x0000_s2057">
            <w:txbxContent>
              <w:p w:rsidR="0006590A" w:rsidRDefault="0006590A">
                <w:pPr>
                  <w:rPr>
                    <w:rFonts w:ascii="Century Gothic" w:hAnsi="Century Gothic" w:cs="Courier New"/>
                    <w:b/>
                    <w:bCs/>
                    <w:sz w:val="20"/>
                    <w:szCs w:val="20"/>
                  </w:rPr>
                </w:pPr>
                <w:r>
                  <w:rPr>
                    <w:rFonts w:ascii="Century Gothic" w:hAnsi="Century Gothic" w:cs="Courier New"/>
                    <w:b/>
                    <w:bCs/>
                    <w:sz w:val="20"/>
                    <w:szCs w:val="20"/>
                  </w:rPr>
                  <w:t>Střední odborná škola Podyjí, s.r.o.</w:t>
                </w:r>
              </w:p>
              <w:p w:rsidR="0006590A" w:rsidRDefault="0006590A">
                <w:pPr>
                  <w:rPr>
                    <w:rFonts w:ascii="Century Gothic" w:hAnsi="Century Gothic" w:cs="Courier New"/>
                    <w:b/>
                    <w:bCs/>
                    <w:sz w:val="20"/>
                    <w:szCs w:val="20"/>
                  </w:rPr>
                </w:pPr>
                <w:r>
                  <w:rPr>
                    <w:rFonts w:ascii="Century Gothic" w:hAnsi="Century Gothic" w:cs="Courier New"/>
                    <w:b/>
                    <w:bCs/>
                    <w:sz w:val="20"/>
                    <w:szCs w:val="20"/>
                  </w:rPr>
                  <w:t>Jarošova 14, 669 02 ZNOJMO</w:t>
                </w:r>
              </w:p>
            </w:txbxContent>
          </v:textbox>
          <w10:wrap type="tight"/>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0;text-align:left;margin-left:0;margin-top:-.55pt;width:53.65pt;height:45pt;z-index:-251658240" wrapcoords="-300 0 -300 21240 21600 21240 21600 0 -300 0">
          <v:imagedata r:id="rId1" o:title=""/>
          <w10:wrap type="tight"/>
        </v:shape>
        <o:OLEObject Type="Embed" ProgID="PBrush" ShapeID="_x0000_s2056" DrawAspect="Content" ObjectID="_1569420753" r:id="rId2"/>
      </w:pict>
    </w:r>
    <w:r>
      <w:t xml:space="preserve">                                                                                            </w:t>
    </w:r>
    <w:r>
      <w:rPr>
        <w:rFonts w:ascii="Arial" w:hAnsi="Arial" w:cs="Arial"/>
        <w:b/>
        <w:bCs/>
        <w:i/>
        <w:iCs/>
        <w:color w:val="0000FF"/>
        <w:sz w:val="28"/>
        <w:szCs w:val="28"/>
      </w:rPr>
      <w:t>Informační a komunika</w:t>
    </w:r>
    <w:r>
      <w:rPr>
        <w:rFonts w:ascii="Arial" w:hAnsi="Arial" w:cs="Arial"/>
        <w:b/>
        <w:bCs/>
        <w:i/>
        <w:iCs/>
        <w:color w:val="0000FF"/>
        <w:sz w:val="28"/>
        <w:szCs w:val="28"/>
      </w:rPr>
      <w:t>č</w:t>
    </w:r>
    <w:r>
      <w:rPr>
        <w:rFonts w:ascii="Arial" w:hAnsi="Arial" w:cs="Arial"/>
        <w:b/>
        <w:bCs/>
        <w:i/>
        <w:iCs/>
        <w:color w:val="0000FF"/>
        <w:sz w:val="28"/>
        <w:szCs w:val="28"/>
      </w:rPr>
      <w:t>ní</w:t>
    </w:r>
    <w:r>
      <w:rPr>
        <w:b/>
        <w:bCs/>
      </w:rPr>
      <w:t xml:space="preserve"> </w:t>
    </w:r>
  </w:p>
  <w:p w:rsidR="0006590A" w:rsidRDefault="0006590A">
    <w:pPr>
      <w:pStyle w:val="Zhlav"/>
      <w:rPr>
        <w:rFonts w:ascii="Arial" w:hAnsi="Arial" w:cs="Arial"/>
        <w:b/>
        <w:bCs/>
        <w:i/>
        <w:iCs/>
        <w:color w:val="0000FF"/>
        <w:sz w:val="28"/>
        <w:szCs w:val="28"/>
      </w:rPr>
    </w:pPr>
    <w:r>
      <w:t xml:space="preserve">                                                                                            </w:t>
    </w:r>
    <w:r>
      <w:rPr>
        <w:rFonts w:ascii="Arial" w:hAnsi="Arial" w:cs="Arial"/>
        <w:b/>
        <w:bCs/>
        <w:i/>
        <w:iCs/>
        <w:color w:val="0000FF"/>
        <w:sz w:val="28"/>
        <w:szCs w:val="28"/>
      </w:rPr>
      <w:t xml:space="preserve">technologie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590A" w:rsidRDefault="0006590A">
    <w:pPr>
      <w:pStyle w:val="Zhlav"/>
      <w:rPr>
        <w:szCs w:val="2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24"/>
      </v:shape>
    </w:pict>
  </w:numPicBullet>
  <w:abstractNum w:abstractNumId="0">
    <w:nsid w:val="973CC803"/>
    <w:multiLevelType w:val="hybridMultilevel"/>
    <w:tmpl w:val="6A02323E"/>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ED240C"/>
    <w:multiLevelType w:val="hybridMultilevel"/>
    <w:tmpl w:val="D45ED3E0"/>
    <w:lvl w:ilvl="0" w:tplc="D006ED70">
      <w:start w:val="1"/>
      <w:numFmt w:val="bullet"/>
      <w:lvlText w:val=""/>
      <w:lvlJc w:val="left"/>
      <w:pPr>
        <w:tabs>
          <w:tab w:val="num" w:pos="587"/>
        </w:tabs>
        <w:ind w:left="284" w:hanging="57"/>
      </w:pPr>
      <w:rPr>
        <w:rFonts w:ascii="Wingdings" w:hAnsi="Wingdings" w:hint="default"/>
        <w:b/>
        <w:i w:val="0"/>
        <w:color w:val="FF0000"/>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nsid w:val="051242CC"/>
    <w:multiLevelType w:val="hybridMultilevel"/>
    <w:tmpl w:val="D45ED3E0"/>
    <w:lvl w:ilvl="0" w:tplc="D006ED70">
      <w:start w:val="1"/>
      <w:numFmt w:val="bullet"/>
      <w:lvlText w:val=""/>
      <w:lvlJc w:val="left"/>
      <w:pPr>
        <w:tabs>
          <w:tab w:val="num" w:pos="587"/>
        </w:tabs>
        <w:ind w:left="284" w:hanging="57"/>
      </w:pPr>
      <w:rPr>
        <w:rFonts w:ascii="Wingdings" w:hAnsi="Wingdings" w:hint="default"/>
        <w:b/>
        <w:i w:val="0"/>
        <w:color w:val="FF0000"/>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
    <w:nsid w:val="06505759"/>
    <w:multiLevelType w:val="multilevel"/>
    <w:tmpl w:val="96C45496"/>
    <w:lvl w:ilvl="0">
      <w:start w:val="1"/>
      <w:numFmt w:val="none"/>
      <w:lvlText w:val="1.1"/>
      <w:lvlJc w:val="left"/>
      <w:pPr>
        <w:tabs>
          <w:tab w:val="num" w:pos="360"/>
        </w:tabs>
        <w:ind w:left="360" w:firstLine="491"/>
      </w:pPr>
      <w:rPr>
        <w:rFonts w:hint="default"/>
        <w:b w:val="0"/>
        <w:i w:val="0"/>
      </w:rPr>
    </w:lvl>
    <w:lvl w:ilvl="1">
      <w:start w:val="1"/>
      <w:numFmt w:val="decimal"/>
      <w:lvlText w:val="2.%2"/>
      <w:lvlJc w:val="left"/>
      <w:pPr>
        <w:tabs>
          <w:tab w:val="num" w:pos="567"/>
        </w:tabs>
        <w:ind w:left="792" w:hanging="508"/>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08EF6E99"/>
    <w:multiLevelType w:val="hybridMultilevel"/>
    <w:tmpl w:val="D45ED3E0"/>
    <w:lvl w:ilvl="0" w:tplc="D006ED70">
      <w:start w:val="1"/>
      <w:numFmt w:val="bullet"/>
      <w:lvlText w:val=""/>
      <w:lvlJc w:val="left"/>
      <w:pPr>
        <w:tabs>
          <w:tab w:val="num" w:pos="587"/>
        </w:tabs>
        <w:ind w:left="284" w:hanging="57"/>
      </w:pPr>
      <w:rPr>
        <w:rFonts w:ascii="Wingdings" w:hAnsi="Wingdings" w:hint="default"/>
        <w:b/>
        <w:i w:val="0"/>
        <w:color w:val="FF0000"/>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nsid w:val="0ADE255C"/>
    <w:multiLevelType w:val="hybridMultilevel"/>
    <w:tmpl w:val="D45ED3E0"/>
    <w:lvl w:ilvl="0" w:tplc="D006ED70">
      <w:start w:val="1"/>
      <w:numFmt w:val="bullet"/>
      <w:lvlText w:val=""/>
      <w:lvlJc w:val="left"/>
      <w:pPr>
        <w:tabs>
          <w:tab w:val="num" w:pos="587"/>
        </w:tabs>
        <w:ind w:left="284" w:hanging="57"/>
      </w:pPr>
      <w:rPr>
        <w:rFonts w:ascii="Wingdings" w:hAnsi="Wingdings" w:hint="default"/>
        <w:b/>
        <w:i w:val="0"/>
        <w:color w:val="FF0000"/>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6">
    <w:nsid w:val="0BCB2538"/>
    <w:multiLevelType w:val="hybridMultilevel"/>
    <w:tmpl w:val="F9B2AFB2"/>
    <w:lvl w:ilvl="0" w:tplc="32B82A1E">
      <w:numFmt w:val="bullet"/>
      <w:lvlText w:val="•"/>
      <w:legacy w:legacy="1" w:legacySpace="0" w:legacyIndent="0"/>
      <w:lvlJc w:val="left"/>
      <w:rPr>
        <w:rFonts w:ascii="Arial" w:hAnsi="Arial" w:cs="Arial" w:hint="default"/>
        <w:sz w:val="24"/>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7">
    <w:nsid w:val="0FDD4CCF"/>
    <w:multiLevelType w:val="hybridMultilevel"/>
    <w:tmpl w:val="CCFEDC10"/>
    <w:lvl w:ilvl="0" w:tplc="0405000F">
      <w:start w:val="1"/>
      <w:numFmt w:val="decimal"/>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8">
    <w:nsid w:val="1A351507"/>
    <w:multiLevelType w:val="hybridMultilevel"/>
    <w:tmpl w:val="39443D60"/>
    <w:lvl w:ilvl="0" w:tplc="04050007">
      <w:start w:val="1"/>
      <w:numFmt w:val="bullet"/>
      <w:lvlText w:val=""/>
      <w:lvlPicBulletId w:val="0"/>
      <w:lvlJc w:val="left"/>
      <w:pPr>
        <w:tabs>
          <w:tab w:val="num" w:pos="720"/>
        </w:tabs>
        <w:ind w:left="720" w:hanging="360"/>
      </w:pPr>
      <w:rPr>
        <w:rFonts w:ascii="Symbol" w:hAnsi="Symbol" w:hint="default"/>
      </w:rPr>
    </w:lvl>
    <w:lvl w:ilvl="1" w:tplc="04050007">
      <w:start w:val="1"/>
      <w:numFmt w:val="bullet"/>
      <w:lvlText w:val=""/>
      <w:lvlPicBulletId w:val="0"/>
      <w:lvlJc w:val="left"/>
      <w:pPr>
        <w:tabs>
          <w:tab w:val="num" w:pos="720"/>
        </w:tabs>
        <w:ind w:left="720" w:hanging="360"/>
      </w:pPr>
      <w:rPr>
        <w:rFonts w:ascii="Symbol" w:hAnsi="Symbol"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9">
    <w:nsid w:val="1A513F27"/>
    <w:multiLevelType w:val="hybridMultilevel"/>
    <w:tmpl w:val="D45ED3E0"/>
    <w:lvl w:ilvl="0" w:tplc="D006ED70">
      <w:start w:val="1"/>
      <w:numFmt w:val="bullet"/>
      <w:lvlText w:val=""/>
      <w:lvlJc w:val="left"/>
      <w:pPr>
        <w:tabs>
          <w:tab w:val="num" w:pos="587"/>
        </w:tabs>
        <w:ind w:left="284" w:hanging="57"/>
      </w:pPr>
      <w:rPr>
        <w:rFonts w:ascii="Wingdings" w:hAnsi="Wingdings" w:hint="default"/>
        <w:b/>
        <w:i w:val="0"/>
        <w:color w:val="FF0000"/>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0">
    <w:nsid w:val="1C2328C7"/>
    <w:multiLevelType w:val="hybridMultilevel"/>
    <w:tmpl w:val="616E41D0"/>
    <w:lvl w:ilvl="0" w:tplc="04050007">
      <w:start w:val="1"/>
      <w:numFmt w:val="bullet"/>
      <w:lvlText w:val=""/>
      <w:lvlPicBulletId w:val="0"/>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nsid w:val="20A33F59"/>
    <w:multiLevelType w:val="hybridMultilevel"/>
    <w:tmpl w:val="CD20C34E"/>
    <w:lvl w:ilvl="0" w:tplc="04050007">
      <w:start w:val="1"/>
      <w:numFmt w:val="bullet"/>
      <w:lvlText w:val=""/>
      <w:lvlPicBulletId w:val="0"/>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2">
    <w:nsid w:val="2635022B"/>
    <w:multiLevelType w:val="hybridMultilevel"/>
    <w:tmpl w:val="D45ED3E0"/>
    <w:lvl w:ilvl="0" w:tplc="D006ED70">
      <w:start w:val="1"/>
      <w:numFmt w:val="bullet"/>
      <w:lvlText w:val=""/>
      <w:lvlJc w:val="left"/>
      <w:pPr>
        <w:tabs>
          <w:tab w:val="num" w:pos="587"/>
        </w:tabs>
        <w:ind w:left="284" w:hanging="57"/>
      </w:pPr>
      <w:rPr>
        <w:rFonts w:ascii="Wingdings" w:hAnsi="Wingdings" w:hint="default"/>
        <w:b/>
        <w:i w:val="0"/>
        <w:color w:val="FF0000"/>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nsid w:val="2A5245F6"/>
    <w:multiLevelType w:val="hybridMultilevel"/>
    <w:tmpl w:val="8174D4F6"/>
    <w:lvl w:ilvl="0" w:tplc="04050007">
      <w:start w:val="1"/>
      <w:numFmt w:val="bullet"/>
      <w:lvlText w:val=""/>
      <w:lvlPicBulletId w:val="0"/>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4">
    <w:nsid w:val="2BE947DC"/>
    <w:multiLevelType w:val="hybridMultilevel"/>
    <w:tmpl w:val="D45ED3E0"/>
    <w:lvl w:ilvl="0" w:tplc="D006ED70">
      <w:start w:val="1"/>
      <w:numFmt w:val="bullet"/>
      <w:lvlText w:val=""/>
      <w:lvlJc w:val="left"/>
      <w:pPr>
        <w:tabs>
          <w:tab w:val="num" w:pos="587"/>
        </w:tabs>
        <w:ind w:left="284" w:hanging="57"/>
      </w:pPr>
      <w:rPr>
        <w:rFonts w:ascii="Wingdings" w:hAnsi="Wingdings" w:hint="default"/>
        <w:b/>
        <w:i w:val="0"/>
        <w:color w:val="FF0000"/>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5">
    <w:nsid w:val="2CA97D1D"/>
    <w:multiLevelType w:val="multilevel"/>
    <w:tmpl w:val="C3366F78"/>
    <w:lvl w:ilvl="0">
      <w:start w:val="1"/>
      <w:numFmt w:val="none"/>
      <w:lvlText w:val="1.1"/>
      <w:lvlJc w:val="left"/>
      <w:pPr>
        <w:tabs>
          <w:tab w:val="num" w:pos="360"/>
        </w:tabs>
        <w:ind w:left="360" w:firstLine="491"/>
      </w:pPr>
      <w:rPr>
        <w:rFonts w:hint="default"/>
        <w:b w:val="0"/>
        <w:i w:val="0"/>
      </w:rPr>
    </w:lvl>
    <w:lvl w:ilvl="1">
      <w:start w:val="1"/>
      <w:numFmt w:val="decimal"/>
      <w:lvlText w:val="3.%2"/>
      <w:lvlJc w:val="left"/>
      <w:pPr>
        <w:tabs>
          <w:tab w:val="num" w:pos="567"/>
        </w:tabs>
        <w:ind w:left="567" w:hanging="283"/>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320B0B7B"/>
    <w:multiLevelType w:val="hybridMultilevel"/>
    <w:tmpl w:val="D45ED3E0"/>
    <w:lvl w:ilvl="0" w:tplc="D006ED70">
      <w:start w:val="1"/>
      <w:numFmt w:val="bullet"/>
      <w:lvlText w:val=""/>
      <w:lvlJc w:val="left"/>
      <w:pPr>
        <w:tabs>
          <w:tab w:val="num" w:pos="587"/>
        </w:tabs>
        <w:ind w:left="284" w:hanging="57"/>
      </w:pPr>
      <w:rPr>
        <w:rFonts w:ascii="Wingdings" w:hAnsi="Wingdings" w:hint="default"/>
        <w:b/>
        <w:i w:val="0"/>
        <w:color w:val="FF0000"/>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nsid w:val="326E6372"/>
    <w:multiLevelType w:val="hybridMultilevel"/>
    <w:tmpl w:val="B0AA1420"/>
    <w:lvl w:ilvl="0" w:tplc="04050007">
      <w:start w:val="1"/>
      <w:numFmt w:val="bullet"/>
      <w:lvlText w:val=""/>
      <w:lvlPicBulletId w:val="0"/>
      <w:lvlJc w:val="left"/>
      <w:pPr>
        <w:tabs>
          <w:tab w:val="num" w:pos="360"/>
        </w:tabs>
        <w:ind w:left="360" w:hanging="360"/>
      </w:pPr>
      <w:rPr>
        <w:rFonts w:ascii="Symbol" w:hAnsi="Symbol" w:hint="default"/>
      </w:rPr>
    </w:lvl>
    <w:lvl w:ilvl="1" w:tplc="04050003" w:tentative="1">
      <w:start w:val="1"/>
      <w:numFmt w:val="bullet"/>
      <w:lvlText w:val="o"/>
      <w:lvlJc w:val="left"/>
      <w:pPr>
        <w:tabs>
          <w:tab w:val="num" w:pos="1080"/>
        </w:tabs>
        <w:ind w:left="1080" w:hanging="360"/>
      </w:pPr>
      <w:rPr>
        <w:rFonts w:ascii="Courier New" w:hAnsi="Courier New" w:cs="Courier New" w:hint="default"/>
      </w:rPr>
    </w:lvl>
    <w:lvl w:ilvl="2" w:tplc="04050005" w:tentative="1">
      <w:start w:val="1"/>
      <w:numFmt w:val="bullet"/>
      <w:lvlText w:val=""/>
      <w:lvlJc w:val="left"/>
      <w:pPr>
        <w:tabs>
          <w:tab w:val="num" w:pos="1800"/>
        </w:tabs>
        <w:ind w:left="1800" w:hanging="360"/>
      </w:pPr>
      <w:rPr>
        <w:rFonts w:ascii="Wingdings" w:hAnsi="Wingdings" w:hint="default"/>
      </w:rPr>
    </w:lvl>
    <w:lvl w:ilvl="3" w:tplc="04050001" w:tentative="1">
      <w:start w:val="1"/>
      <w:numFmt w:val="bullet"/>
      <w:lvlText w:val=""/>
      <w:lvlJc w:val="left"/>
      <w:pPr>
        <w:tabs>
          <w:tab w:val="num" w:pos="2520"/>
        </w:tabs>
        <w:ind w:left="2520" w:hanging="360"/>
      </w:pPr>
      <w:rPr>
        <w:rFonts w:ascii="Symbol" w:hAnsi="Symbol" w:hint="default"/>
      </w:rPr>
    </w:lvl>
    <w:lvl w:ilvl="4" w:tplc="04050003" w:tentative="1">
      <w:start w:val="1"/>
      <w:numFmt w:val="bullet"/>
      <w:lvlText w:val="o"/>
      <w:lvlJc w:val="left"/>
      <w:pPr>
        <w:tabs>
          <w:tab w:val="num" w:pos="3240"/>
        </w:tabs>
        <w:ind w:left="3240" w:hanging="360"/>
      </w:pPr>
      <w:rPr>
        <w:rFonts w:ascii="Courier New" w:hAnsi="Courier New" w:cs="Courier New" w:hint="default"/>
      </w:rPr>
    </w:lvl>
    <w:lvl w:ilvl="5" w:tplc="04050005" w:tentative="1">
      <w:start w:val="1"/>
      <w:numFmt w:val="bullet"/>
      <w:lvlText w:val=""/>
      <w:lvlJc w:val="left"/>
      <w:pPr>
        <w:tabs>
          <w:tab w:val="num" w:pos="3960"/>
        </w:tabs>
        <w:ind w:left="3960" w:hanging="360"/>
      </w:pPr>
      <w:rPr>
        <w:rFonts w:ascii="Wingdings" w:hAnsi="Wingdings" w:hint="default"/>
      </w:rPr>
    </w:lvl>
    <w:lvl w:ilvl="6" w:tplc="04050001" w:tentative="1">
      <w:start w:val="1"/>
      <w:numFmt w:val="bullet"/>
      <w:lvlText w:val=""/>
      <w:lvlJc w:val="left"/>
      <w:pPr>
        <w:tabs>
          <w:tab w:val="num" w:pos="4680"/>
        </w:tabs>
        <w:ind w:left="4680" w:hanging="360"/>
      </w:pPr>
      <w:rPr>
        <w:rFonts w:ascii="Symbol" w:hAnsi="Symbol" w:hint="default"/>
      </w:rPr>
    </w:lvl>
    <w:lvl w:ilvl="7" w:tplc="04050003" w:tentative="1">
      <w:start w:val="1"/>
      <w:numFmt w:val="bullet"/>
      <w:lvlText w:val="o"/>
      <w:lvlJc w:val="left"/>
      <w:pPr>
        <w:tabs>
          <w:tab w:val="num" w:pos="5400"/>
        </w:tabs>
        <w:ind w:left="5400" w:hanging="360"/>
      </w:pPr>
      <w:rPr>
        <w:rFonts w:ascii="Courier New" w:hAnsi="Courier New" w:cs="Courier New" w:hint="default"/>
      </w:rPr>
    </w:lvl>
    <w:lvl w:ilvl="8" w:tplc="04050005" w:tentative="1">
      <w:start w:val="1"/>
      <w:numFmt w:val="bullet"/>
      <w:lvlText w:val=""/>
      <w:lvlJc w:val="left"/>
      <w:pPr>
        <w:tabs>
          <w:tab w:val="num" w:pos="6120"/>
        </w:tabs>
        <w:ind w:left="6120" w:hanging="360"/>
      </w:pPr>
      <w:rPr>
        <w:rFonts w:ascii="Wingdings" w:hAnsi="Wingdings" w:hint="default"/>
      </w:rPr>
    </w:lvl>
  </w:abstractNum>
  <w:abstractNum w:abstractNumId="18">
    <w:nsid w:val="3B2420D2"/>
    <w:multiLevelType w:val="hybridMultilevel"/>
    <w:tmpl w:val="01D2306C"/>
    <w:lvl w:ilvl="0" w:tplc="1B7E1866">
      <w:start w:val="2"/>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9">
    <w:nsid w:val="3B3813E3"/>
    <w:multiLevelType w:val="hybridMultilevel"/>
    <w:tmpl w:val="CE32F650"/>
    <w:lvl w:ilvl="0" w:tplc="04050007">
      <w:start w:val="1"/>
      <w:numFmt w:val="bullet"/>
      <w:lvlText w:val=""/>
      <w:lvlPicBulletId w:val="0"/>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0">
    <w:nsid w:val="3D6172FE"/>
    <w:multiLevelType w:val="hybridMultilevel"/>
    <w:tmpl w:val="7C9E2BAC"/>
    <w:lvl w:ilvl="0" w:tplc="32B82A1E">
      <w:numFmt w:val="bullet"/>
      <w:lvlText w:val="•"/>
      <w:legacy w:legacy="1" w:legacySpace="0" w:legacyIndent="0"/>
      <w:lvlJc w:val="left"/>
      <w:rPr>
        <w:rFonts w:ascii="Arial" w:hAnsi="Arial" w:cs="Arial" w:hint="default"/>
        <w:sz w:val="24"/>
      </w:rPr>
    </w:lvl>
    <w:lvl w:ilvl="1" w:tplc="04050003" w:tentative="1">
      <w:start w:val="1"/>
      <w:numFmt w:val="bullet"/>
      <w:lvlText w:val="o"/>
      <w:lvlJc w:val="left"/>
      <w:pPr>
        <w:tabs>
          <w:tab w:val="num" w:pos="1500"/>
        </w:tabs>
        <w:ind w:left="1500" w:hanging="360"/>
      </w:pPr>
      <w:rPr>
        <w:rFonts w:ascii="Courier New" w:hAnsi="Courier New" w:cs="Courier New" w:hint="default"/>
      </w:rPr>
    </w:lvl>
    <w:lvl w:ilvl="2" w:tplc="04050005" w:tentative="1">
      <w:start w:val="1"/>
      <w:numFmt w:val="bullet"/>
      <w:lvlText w:val=""/>
      <w:lvlJc w:val="left"/>
      <w:pPr>
        <w:tabs>
          <w:tab w:val="num" w:pos="2220"/>
        </w:tabs>
        <w:ind w:left="2220" w:hanging="360"/>
      </w:pPr>
      <w:rPr>
        <w:rFonts w:ascii="Wingdings" w:hAnsi="Wingdings" w:hint="default"/>
      </w:rPr>
    </w:lvl>
    <w:lvl w:ilvl="3" w:tplc="04050001" w:tentative="1">
      <w:start w:val="1"/>
      <w:numFmt w:val="bullet"/>
      <w:lvlText w:val=""/>
      <w:lvlJc w:val="left"/>
      <w:pPr>
        <w:tabs>
          <w:tab w:val="num" w:pos="2940"/>
        </w:tabs>
        <w:ind w:left="2940" w:hanging="360"/>
      </w:pPr>
      <w:rPr>
        <w:rFonts w:ascii="Symbol" w:hAnsi="Symbol" w:hint="default"/>
      </w:rPr>
    </w:lvl>
    <w:lvl w:ilvl="4" w:tplc="04050003" w:tentative="1">
      <w:start w:val="1"/>
      <w:numFmt w:val="bullet"/>
      <w:lvlText w:val="o"/>
      <w:lvlJc w:val="left"/>
      <w:pPr>
        <w:tabs>
          <w:tab w:val="num" w:pos="3660"/>
        </w:tabs>
        <w:ind w:left="3660" w:hanging="360"/>
      </w:pPr>
      <w:rPr>
        <w:rFonts w:ascii="Courier New" w:hAnsi="Courier New" w:cs="Courier New" w:hint="default"/>
      </w:rPr>
    </w:lvl>
    <w:lvl w:ilvl="5" w:tplc="04050005" w:tentative="1">
      <w:start w:val="1"/>
      <w:numFmt w:val="bullet"/>
      <w:lvlText w:val=""/>
      <w:lvlJc w:val="left"/>
      <w:pPr>
        <w:tabs>
          <w:tab w:val="num" w:pos="4380"/>
        </w:tabs>
        <w:ind w:left="4380" w:hanging="360"/>
      </w:pPr>
      <w:rPr>
        <w:rFonts w:ascii="Wingdings" w:hAnsi="Wingdings" w:hint="default"/>
      </w:rPr>
    </w:lvl>
    <w:lvl w:ilvl="6" w:tplc="04050001" w:tentative="1">
      <w:start w:val="1"/>
      <w:numFmt w:val="bullet"/>
      <w:lvlText w:val=""/>
      <w:lvlJc w:val="left"/>
      <w:pPr>
        <w:tabs>
          <w:tab w:val="num" w:pos="5100"/>
        </w:tabs>
        <w:ind w:left="5100" w:hanging="360"/>
      </w:pPr>
      <w:rPr>
        <w:rFonts w:ascii="Symbol" w:hAnsi="Symbol" w:hint="default"/>
      </w:rPr>
    </w:lvl>
    <w:lvl w:ilvl="7" w:tplc="04050003" w:tentative="1">
      <w:start w:val="1"/>
      <w:numFmt w:val="bullet"/>
      <w:lvlText w:val="o"/>
      <w:lvlJc w:val="left"/>
      <w:pPr>
        <w:tabs>
          <w:tab w:val="num" w:pos="5820"/>
        </w:tabs>
        <w:ind w:left="5820" w:hanging="360"/>
      </w:pPr>
      <w:rPr>
        <w:rFonts w:ascii="Courier New" w:hAnsi="Courier New" w:cs="Courier New" w:hint="default"/>
      </w:rPr>
    </w:lvl>
    <w:lvl w:ilvl="8" w:tplc="04050005" w:tentative="1">
      <w:start w:val="1"/>
      <w:numFmt w:val="bullet"/>
      <w:lvlText w:val=""/>
      <w:lvlJc w:val="left"/>
      <w:pPr>
        <w:tabs>
          <w:tab w:val="num" w:pos="6540"/>
        </w:tabs>
        <w:ind w:left="6540" w:hanging="360"/>
      </w:pPr>
      <w:rPr>
        <w:rFonts w:ascii="Wingdings" w:hAnsi="Wingdings" w:hint="default"/>
      </w:rPr>
    </w:lvl>
  </w:abstractNum>
  <w:abstractNum w:abstractNumId="21">
    <w:nsid w:val="3F025F76"/>
    <w:multiLevelType w:val="hybridMultilevel"/>
    <w:tmpl w:val="D45ED3E0"/>
    <w:lvl w:ilvl="0" w:tplc="D006ED70">
      <w:start w:val="1"/>
      <w:numFmt w:val="bullet"/>
      <w:lvlText w:val=""/>
      <w:lvlJc w:val="left"/>
      <w:pPr>
        <w:tabs>
          <w:tab w:val="num" w:pos="587"/>
        </w:tabs>
        <w:ind w:left="284" w:hanging="57"/>
      </w:pPr>
      <w:rPr>
        <w:rFonts w:ascii="Wingdings" w:hAnsi="Wingdings" w:hint="default"/>
        <w:b/>
        <w:i w:val="0"/>
        <w:color w:val="FF0000"/>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2">
    <w:nsid w:val="46C81FB7"/>
    <w:multiLevelType w:val="multilevel"/>
    <w:tmpl w:val="B1A22890"/>
    <w:lvl w:ilvl="0">
      <w:start w:val="1"/>
      <w:numFmt w:val="none"/>
      <w:lvlText w:val="1.1"/>
      <w:lvlJc w:val="left"/>
      <w:pPr>
        <w:tabs>
          <w:tab w:val="num" w:pos="360"/>
        </w:tabs>
        <w:ind w:left="360" w:firstLine="491"/>
      </w:pPr>
      <w:rPr>
        <w:rFonts w:hint="default"/>
        <w:b w:val="0"/>
        <w:i w:val="0"/>
      </w:rPr>
    </w:lvl>
    <w:lvl w:ilvl="1">
      <w:start w:val="1"/>
      <w:numFmt w:val="decimal"/>
      <w:lvlText w:val="1.%2"/>
      <w:lvlJc w:val="left"/>
      <w:pPr>
        <w:tabs>
          <w:tab w:val="num" w:pos="567"/>
        </w:tabs>
        <w:ind w:left="567" w:hanging="283"/>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506D3A78"/>
    <w:multiLevelType w:val="hybridMultilevel"/>
    <w:tmpl w:val="25465090"/>
    <w:lvl w:ilvl="0" w:tplc="32B82A1E">
      <w:numFmt w:val="bullet"/>
      <w:lvlText w:val="•"/>
      <w:legacy w:legacy="1" w:legacySpace="0" w:legacyIndent="0"/>
      <w:lvlJc w:val="left"/>
      <w:rPr>
        <w:rFonts w:ascii="Arial" w:hAnsi="Arial" w:cs="Arial" w:hint="default"/>
        <w:sz w:val="24"/>
      </w:rPr>
    </w:lvl>
    <w:lvl w:ilvl="1" w:tplc="BABC5318">
      <w:numFmt w:val="bullet"/>
      <w:lvlText w:val="-"/>
      <w:lvlJc w:val="left"/>
      <w:pPr>
        <w:tabs>
          <w:tab w:val="num" w:pos="1440"/>
        </w:tabs>
        <w:ind w:left="1440" w:hanging="360"/>
      </w:pPr>
      <w:rPr>
        <w:rFonts w:ascii="Times New Roman" w:eastAsia="Times New Roman" w:hAnsi="Times New Roman" w:cs="Times New Roman" w:hint="default"/>
        <w:sz w:val="24"/>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nsid w:val="556E3467"/>
    <w:multiLevelType w:val="hybridMultilevel"/>
    <w:tmpl w:val="EE248474"/>
    <w:lvl w:ilvl="0" w:tplc="32B82A1E">
      <w:numFmt w:val="bullet"/>
      <w:lvlText w:val="•"/>
      <w:legacy w:legacy="1" w:legacySpace="0" w:legacyIndent="0"/>
      <w:lvlJc w:val="left"/>
      <w:rPr>
        <w:rFonts w:ascii="Arial" w:hAnsi="Arial" w:cs="Arial" w:hint="default"/>
        <w:sz w:val="24"/>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5">
    <w:nsid w:val="5B4404B6"/>
    <w:multiLevelType w:val="hybridMultilevel"/>
    <w:tmpl w:val="D22C7BE4"/>
    <w:lvl w:ilvl="0" w:tplc="04050007">
      <w:start w:val="1"/>
      <w:numFmt w:val="bullet"/>
      <w:lvlText w:val=""/>
      <w:lvlPicBulletId w:val="0"/>
      <w:lvlJc w:val="left"/>
      <w:pPr>
        <w:tabs>
          <w:tab w:val="num" w:pos="360"/>
        </w:tabs>
        <w:ind w:left="360" w:hanging="360"/>
      </w:pPr>
      <w:rPr>
        <w:rFonts w:ascii="Symbol" w:hAnsi="Symbol" w:hint="default"/>
        <w:sz w:val="24"/>
      </w:rPr>
    </w:lvl>
    <w:lvl w:ilvl="1" w:tplc="04050003" w:tentative="1">
      <w:start w:val="1"/>
      <w:numFmt w:val="bullet"/>
      <w:lvlText w:val="o"/>
      <w:lvlJc w:val="left"/>
      <w:pPr>
        <w:tabs>
          <w:tab w:val="num" w:pos="2520"/>
        </w:tabs>
        <w:ind w:left="2520" w:hanging="360"/>
      </w:pPr>
      <w:rPr>
        <w:rFonts w:ascii="Courier New" w:hAnsi="Courier New" w:cs="Courier New" w:hint="default"/>
      </w:rPr>
    </w:lvl>
    <w:lvl w:ilvl="2" w:tplc="04050005" w:tentative="1">
      <w:start w:val="1"/>
      <w:numFmt w:val="bullet"/>
      <w:lvlText w:val=""/>
      <w:lvlJc w:val="left"/>
      <w:pPr>
        <w:tabs>
          <w:tab w:val="num" w:pos="3240"/>
        </w:tabs>
        <w:ind w:left="3240" w:hanging="360"/>
      </w:pPr>
      <w:rPr>
        <w:rFonts w:ascii="Wingdings" w:hAnsi="Wingdings" w:hint="default"/>
      </w:rPr>
    </w:lvl>
    <w:lvl w:ilvl="3" w:tplc="04050001" w:tentative="1">
      <w:start w:val="1"/>
      <w:numFmt w:val="bullet"/>
      <w:lvlText w:val=""/>
      <w:lvlJc w:val="left"/>
      <w:pPr>
        <w:tabs>
          <w:tab w:val="num" w:pos="3960"/>
        </w:tabs>
        <w:ind w:left="3960" w:hanging="360"/>
      </w:pPr>
      <w:rPr>
        <w:rFonts w:ascii="Symbol" w:hAnsi="Symbol" w:hint="default"/>
      </w:rPr>
    </w:lvl>
    <w:lvl w:ilvl="4" w:tplc="04050003" w:tentative="1">
      <w:start w:val="1"/>
      <w:numFmt w:val="bullet"/>
      <w:lvlText w:val="o"/>
      <w:lvlJc w:val="left"/>
      <w:pPr>
        <w:tabs>
          <w:tab w:val="num" w:pos="4680"/>
        </w:tabs>
        <w:ind w:left="4680" w:hanging="360"/>
      </w:pPr>
      <w:rPr>
        <w:rFonts w:ascii="Courier New" w:hAnsi="Courier New" w:cs="Courier New" w:hint="default"/>
      </w:rPr>
    </w:lvl>
    <w:lvl w:ilvl="5" w:tplc="04050005" w:tentative="1">
      <w:start w:val="1"/>
      <w:numFmt w:val="bullet"/>
      <w:lvlText w:val=""/>
      <w:lvlJc w:val="left"/>
      <w:pPr>
        <w:tabs>
          <w:tab w:val="num" w:pos="5400"/>
        </w:tabs>
        <w:ind w:left="5400" w:hanging="360"/>
      </w:pPr>
      <w:rPr>
        <w:rFonts w:ascii="Wingdings" w:hAnsi="Wingdings" w:hint="default"/>
      </w:rPr>
    </w:lvl>
    <w:lvl w:ilvl="6" w:tplc="04050001" w:tentative="1">
      <w:start w:val="1"/>
      <w:numFmt w:val="bullet"/>
      <w:lvlText w:val=""/>
      <w:lvlJc w:val="left"/>
      <w:pPr>
        <w:tabs>
          <w:tab w:val="num" w:pos="6120"/>
        </w:tabs>
        <w:ind w:left="6120" w:hanging="360"/>
      </w:pPr>
      <w:rPr>
        <w:rFonts w:ascii="Symbol" w:hAnsi="Symbol" w:hint="default"/>
      </w:rPr>
    </w:lvl>
    <w:lvl w:ilvl="7" w:tplc="04050003" w:tentative="1">
      <w:start w:val="1"/>
      <w:numFmt w:val="bullet"/>
      <w:lvlText w:val="o"/>
      <w:lvlJc w:val="left"/>
      <w:pPr>
        <w:tabs>
          <w:tab w:val="num" w:pos="6840"/>
        </w:tabs>
        <w:ind w:left="6840" w:hanging="360"/>
      </w:pPr>
      <w:rPr>
        <w:rFonts w:ascii="Courier New" w:hAnsi="Courier New" w:cs="Courier New" w:hint="default"/>
      </w:rPr>
    </w:lvl>
    <w:lvl w:ilvl="8" w:tplc="04050005" w:tentative="1">
      <w:start w:val="1"/>
      <w:numFmt w:val="bullet"/>
      <w:lvlText w:val=""/>
      <w:lvlJc w:val="left"/>
      <w:pPr>
        <w:tabs>
          <w:tab w:val="num" w:pos="7560"/>
        </w:tabs>
        <w:ind w:left="7560" w:hanging="360"/>
      </w:pPr>
      <w:rPr>
        <w:rFonts w:ascii="Wingdings" w:hAnsi="Wingdings" w:hint="default"/>
      </w:rPr>
    </w:lvl>
  </w:abstractNum>
  <w:abstractNum w:abstractNumId="26">
    <w:nsid w:val="5E2B6534"/>
    <w:multiLevelType w:val="hybridMultilevel"/>
    <w:tmpl w:val="B5A4E6D2"/>
    <w:lvl w:ilvl="0" w:tplc="86F4BAF2">
      <w:start w:val="1"/>
      <w:numFmt w:val="decimal"/>
      <w:lvlText w:val="%1."/>
      <w:lvlJc w:val="left"/>
      <w:pPr>
        <w:tabs>
          <w:tab w:val="num" w:pos="284"/>
        </w:tabs>
        <w:ind w:left="360" w:hanging="360"/>
      </w:pPr>
      <w:rPr>
        <w:rFonts w:hint="default"/>
        <w:b/>
        <w:bCs/>
      </w:rPr>
    </w:lvl>
    <w:lvl w:ilvl="1" w:tplc="E3444AEC">
      <w:start w:val="7"/>
      <w:numFmt w:val="decimal"/>
      <w:lvlText w:val="%2."/>
      <w:lvlJc w:val="left"/>
      <w:pPr>
        <w:tabs>
          <w:tab w:val="num" w:pos="1080"/>
        </w:tabs>
        <w:ind w:left="1080" w:hanging="360"/>
      </w:pPr>
      <w:rPr>
        <w:rFonts w:hint="default"/>
      </w:rPr>
    </w:lvl>
    <w:lvl w:ilvl="2" w:tplc="0405001B" w:tentative="1">
      <w:start w:val="1"/>
      <w:numFmt w:val="lowerRoman"/>
      <w:lvlText w:val="%3."/>
      <w:lvlJc w:val="right"/>
      <w:pPr>
        <w:tabs>
          <w:tab w:val="num" w:pos="1800"/>
        </w:tabs>
        <w:ind w:left="1800" w:hanging="180"/>
      </w:pPr>
    </w:lvl>
    <w:lvl w:ilvl="3" w:tplc="0405000F" w:tentative="1">
      <w:start w:val="1"/>
      <w:numFmt w:val="decimal"/>
      <w:lvlText w:val="%4."/>
      <w:lvlJc w:val="left"/>
      <w:pPr>
        <w:tabs>
          <w:tab w:val="num" w:pos="2520"/>
        </w:tabs>
        <w:ind w:left="2520" w:hanging="360"/>
      </w:pPr>
    </w:lvl>
    <w:lvl w:ilvl="4" w:tplc="04050019" w:tentative="1">
      <w:start w:val="1"/>
      <w:numFmt w:val="lowerLetter"/>
      <w:lvlText w:val="%5."/>
      <w:lvlJc w:val="left"/>
      <w:pPr>
        <w:tabs>
          <w:tab w:val="num" w:pos="3240"/>
        </w:tabs>
        <w:ind w:left="3240" w:hanging="360"/>
      </w:pPr>
    </w:lvl>
    <w:lvl w:ilvl="5" w:tplc="0405001B" w:tentative="1">
      <w:start w:val="1"/>
      <w:numFmt w:val="lowerRoman"/>
      <w:lvlText w:val="%6."/>
      <w:lvlJc w:val="right"/>
      <w:pPr>
        <w:tabs>
          <w:tab w:val="num" w:pos="3960"/>
        </w:tabs>
        <w:ind w:left="3960" w:hanging="180"/>
      </w:pPr>
    </w:lvl>
    <w:lvl w:ilvl="6" w:tplc="0405000F" w:tentative="1">
      <w:start w:val="1"/>
      <w:numFmt w:val="decimal"/>
      <w:lvlText w:val="%7."/>
      <w:lvlJc w:val="left"/>
      <w:pPr>
        <w:tabs>
          <w:tab w:val="num" w:pos="4680"/>
        </w:tabs>
        <w:ind w:left="4680" w:hanging="360"/>
      </w:pPr>
    </w:lvl>
    <w:lvl w:ilvl="7" w:tplc="04050019" w:tentative="1">
      <w:start w:val="1"/>
      <w:numFmt w:val="lowerLetter"/>
      <w:lvlText w:val="%8."/>
      <w:lvlJc w:val="left"/>
      <w:pPr>
        <w:tabs>
          <w:tab w:val="num" w:pos="5400"/>
        </w:tabs>
        <w:ind w:left="5400" w:hanging="360"/>
      </w:pPr>
    </w:lvl>
    <w:lvl w:ilvl="8" w:tplc="0405001B" w:tentative="1">
      <w:start w:val="1"/>
      <w:numFmt w:val="lowerRoman"/>
      <w:lvlText w:val="%9."/>
      <w:lvlJc w:val="right"/>
      <w:pPr>
        <w:tabs>
          <w:tab w:val="num" w:pos="6120"/>
        </w:tabs>
        <w:ind w:left="6120" w:hanging="180"/>
      </w:pPr>
    </w:lvl>
  </w:abstractNum>
  <w:abstractNum w:abstractNumId="27">
    <w:nsid w:val="674C0F66"/>
    <w:multiLevelType w:val="hybridMultilevel"/>
    <w:tmpl w:val="45FC5AF6"/>
    <w:lvl w:ilvl="0" w:tplc="4C70F45E">
      <w:start w:val="1"/>
      <w:numFmt w:val="lowerLetter"/>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8">
    <w:nsid w:val="6CAD03DA"/>
    <w:multiLevelType w:val="hybridMultilevel"/>
    <w:tmpl w:val="855A3A2C"/>
    <w:lvl w:ilvl="0" w:tplc="04050007">
      <w:start w:val="1"/>
      <w:numFmt w:val="bullet"/>
      <w:lvlText w:val=""/>
      <w:lvlPicBulletId w:val="0"/>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9">
    <w:nsid w:val="6E4D4F42"/>
    <w:multiLevelType w:val="hybridMultilevel"/>
    <w:tmpl w:val="C06206C6"/>
    <w:lvl w:ilvl="0" w:tplc="1B7E1866">
      <w:start w:val="2"/>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0">
    <w:nsid w:val="73027331"/>
    <w:multiLevelType w:val="hybridMultilevel"/>
    <w:tmpl w:val="CC9C1A2A"/>
    <w:lvl w:ilvl="0" w:tplc="04050007">
      <w:start w:val="1"/>
      <w:numFmt w:val="bullet"/>
      <w:lvlText w:val=""/>
      <w:lvlPicBulletId w:val="0"/>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nsid w:val="73C52CD2"/>
    <w:multiLevelType w:val="hybridMultilevel"/>
    <w:tmpl w:val="40A698D6"/>
    <w:lvl w:ilvl="0" w:tplc="04050005">
      <w:start w:val="1"/>
      <w:numFmt w:val="bullet"/>
      <w:lvlText w:val=""/>
      <w:lvlJc w:val="left"/>
      <w:pPr>
        <w:tabs>
          <w:tab w:val="num" w:pos="720"/>
        </w:tabs>
        <w:ind w:left="720" w:hanging="360"/>
      </w:pPr>
      <w:rPr>
        <w:rFonts w:ascii="Wingdings" w:hAnsi="Wingdings" w:hint="default"/>
      </w:rPr>
    </w:lvl>
    <w:lvl w:ilvl="1" w:tplc="04050017">
      <w:start w:val="1"/>
      <w:numFmt w:val="lowerLetter"/>
      <w:lvlText w:val="%2)"/>
      <w:lvlJc w:val="left"/>
      <w:pPr>
        <w:tabs>
          <w:tab w:val="num" w:pos="1440"/>
        </w:tabs>
        <w:ind w:left="1440" w:hanging="360"/>
      </w:p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2">
    <w:nsid w:val="78B462C6"/>
    <w:multiLevelType w:val="hybridMultilevel"/>
    <w:tmpl w:val="D45ED3E0"/>
    <w:lvl w:ilvl="0" w:tplc="D006ED70">
      <w:start w:val="1"/>
      <w:numFmt w:val="bullet"/>
      <w:lvlText w:val=""/>
      <w:lvlJc w:val="left"/>
      <w:pPr>
        <w:tabs>
          <w:tab w:val="num" w:pos="587"/>
        </w:tabs>
        <w:ind w:left="284" w:hanging="57"/>
      </w:pPr>
      <w:rPr>
        <w:rFonts w:ascii="Wingdings" w:hAnsi="Wingdings" w:hint="default"/>
        <w:b/>
        <w:i w:val="0"/>
        <w:color w:val="FF0000"/>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3">
    <w:nsid w:val="79AC1F6E"/>
    <w:multiLevelType w:val="hybridMultilevel"/>
    <w:tmpl w:val="AE4AB7C2"/>
    <w:lvl w:ilvl="0" w:tplc="04050007">
      <w:start w:val="1"/>
      <w:numFmt w:val="bullet"/>
      <w:lvlText w:val=""/>
      <w:lvlPicBulletId w:val="0"/>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4">
    <w:nsid w:val="7C8B2FE2"/>
    <w:multiLevelType w:val="hybridMultilevel"/>
    <w:tmpl w:val="3A148806"/>
    <w:lvl w:ilvl="0" w:tplc="04050007">
      <w:start w:val="1"/>
      <w:numFmt w:val="bullet"/>
      <w:lvlText w:val=""/>
      <w:lvlPicBulletId w:val="0"/>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3"/>
  </w:num>
  <w:num w:numId="3">
    <w:abstractNumId w:val="15"/>
  </w:num>
  <w:num w:numId="4">
    <w:abstractNumId w:val="26"/>
  </w:num>
  <w:num w:numId="5">
    <w:abstractNumId w:val="20"/>
  </w:num>
  <w:num w:numId="6">
    <w:abstractNumId w:val="0"/>
  </w:num>
  <w:num w:numId="7">
    <w:abstractNumId w:val="23"/>
  </w:num>
  <w:num w:numId="8">
    <w:abstractNumId w:val="6"/>
  </w:num>
  <w:num w:numId="9">
    <w:abstractNumId w:val="24"/>
  </w:num>
  <w:num w:numId="10">
    <w:abstractNumId w:val="17"/>
  </w:num>
  <w:num w:numId="11">
    <w:abstractNumId w:val="7"/>
  </w:num>
  <w:num w:numId="12">
    <w:abstractNumId w:val="28"/>
  </w:num>
  <w:num w:numId="13">
    <w:abstractNumId w:val="25"/>
  </w:num>
  <w:num w:numId="14">
    <w:abstractNumId w:val="19"/>
  </w:num>
  <w:num w:numId="15">
    <w:abstractNumId w:val="29"/>
  </w:num>
  <w:num w:numId="16">
    <w:abstractNumId w:val="18"/>
  </w:num>
  <w:num w:numId="17">
    <w:abstractNumId w:val="34"/>
  </w:num>
  <w:num w:numId="18">
    <w:abstractNumId w:val="30"/>
  </w:num>
  <w:num w:numId="19">
    <w:abstractNumId w:val="11"/>
  </w:num>
  <w:num w:numId="20">
    <w:abstractNumId w:val="10"/>
  </w:num>
  <w:num w:numId="21">
    <w:abstractNumId w:val="13"/>
  </w:num>
  <w:num w:numId="22">
    <w:abstractNumId w:val="8"/>
  </w:num>
  <w:num w:numId="23">
    <w:abstractNumId w:val="33"/>
  </w:num>
  <w:num w:numId="24">
    <w:abstractNumId w:val="31"/>
  </w:num>
  <w:num w:numId="25">
    <w:abstractNumId w:val="16"/>
  </w:num>
  <w:num w:numId="26">
    <w:abstractNumId w:val="9"/>
  </w:num>
  <w:num w:numId="27">
    <w:abstractNumId w:val="5"/>
  </w:num>
  <w:num w:numId="28">
    <w:abstractNumId w:val="32"/>
  </w:num>
  <w:num w:numId="29">
    <w:abstractNumId w:val="4"/>
  </w:num>
  <w:num w:numId="30">
    <w:abstractNumId w:val="14"/>
  </w:num>
  <w:num w:numId="31">
    <w:abstractNumId w:val="2"/>
  </w:num>
  <w:num w:numId="32">
    <w:abstractNumId w:val="21"/>
  </w:num>
  <w:num w:numId="33">
    <w:abstractNumId w:val="1"/>
  </w:num>
  <w:num w:numId="34">
    <w:abstractNumId w:val="12"/>
  </w:num>
  <w:num w:numId="35">
    <w:abstractNumId w:val="27"/>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227"/>
  <w:hyphenationZone w:val="454"/>
  <w:noPunctuationKerning/>
  <w:characterSpacingControl w:val="doNotCompress"/>
  <w:hdrShapeDefaults>
    <o:shapedefaults v:ext="edit" spidmax="3074">
      <o:colormru v:ext="edit" colors="#fcf,#39f"/>
    </o:shapedefaults>
    <o:shapelayout v:ext="edit">
      <o:idmap v:ext="edit" data="2"/>
    </o:shapelayout>
  </w:hdrShapeDefaults>
  <w:footnotePr>
    <w:footnote w:id="-1"/>
    <w:footnote w:id="0"/>
  </w:footnotePr>
  <w:endnotePr>
    <w:endnote w:id="-1"/>
    <w:endnote w:id="0"/>
  </w:endnotePr>
  <w:compat/>
  <w:rsids>
    <w:rsidRoot w:val="00823F31"/>
    <w:rsid w:val="0006590A"/>
    <w:rsid w:val="000A2769"/>
    <w:rsid w:val="00203C32"/>
    <w:rsid w:val="00254FD9"/>
    <w:rsid w:val="00467AEB"/>
    <w:rsid w:val="006E1CE4"/>
    <w:rsid w:val="00803C00"/>
    <w:rsid w:val="00823F31"/>
    <w:rsid w:val="00C534B3"/>
    <w:rsid w:val="00D731AC"/>
    <w:rsid w:val="00DD625D"/>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colormru v:ext="edit" colors="#fcf,#39f"/>
    </o:shapedefaults>
    <o:shapelayout v:ext="edit">
      <o:idmap v:ext="edit" data="1"/>
      <o:regrouptable v:ext="edit">
        <o:entry new="1" old="0"/>
        <o:entry new="2" old="0"/>
        <o:entry new="3" old="0"/>
        <o:entry new="4" old="3"/>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pPr>
      <w:keepNext/>
      <w:spacing w:line="240" w:lineRule="atLeast"/>
      <w:jc w:val="both"/>
    </w:pPr>
    <w:rPr>
      <w:sz w:val="24"/>
      <w:szCs w:val="24"/>
    </w:rPr>
  </w:style>
  <w:style w:type="paragraph" w:styleId="Nadpis1">
    <w:name w:val="heading 1"/>
    <w:basedOn w:val="Normln"/>
    <w:next w:val="Normln"/>
    <w:qFormat/>
    <w:pPr>
      <w:spacing w:before="240" w:after="180" w:line="320" w:lineRule="atLeast"/>
      <w:outlineLvl w:val="0"/>
    </w:pPr>
    <w:rPr>
      <w:rFonts w:cs="Arial"/>
      <w:b/>
      <w:bCs/>
      <w:kern w:val="32"/>
      <w:sz w:val="32"/>
      <w:szCs w:val="32"/>
    </w:rPr>
  </w:style>
  <w:style w:type="paragraph" w:styleId="Nadpis2">
    <w:name w:val="heading 2"/>
    <w:basedOn w:val="Normln"/>
    <w:next w:val="Normln"/>
    <w:qFormat/>
    <w:pPr>
      <w:spacing w:before="180" w:after="120" w:line="280" w:lineRule="atLeast"/>
      <w:outlineLvl w:val="1"/>
    </w:pPr>
    <w:rPr>
      <w:b/>
      <w:bCs/>
      <w:sz w:val="28"/>
      <w:szCs w:val="28"/>
    </w:rPr>
  </w:style>
  <w:style w:type="paragraph" w:styleId="Nadpis3">
    <w:name w:val="heading 3"/>
    <w:basedOn w:val="Normln"/>
    <w:next w:val="Normln"/>
    <w:qFormat/>
    <w:pPr>
      <w:spacing w:before="120" w:after="60"/>
      <w:outlineLvl w:val="2"/>
    </w:pPr>
    <w:rPr>
      <w:b/>
      <w:bCs/>
    </w:rPr>
  </w:style>
  <w:style w:type="paragraph" w:styleId="Nadpis7">
    <w:name w:val="heading 7"/>
    <w:basedOn w:val="Normln"/>
    <w:next w:val="Normln"/>
    <w:qFormat/>
    <w:pPr>
      <w:spacing w:before="240" w:after="60"/>
      <w:outlineLvl w:val="6"/>
    </w:pPr>
  </w:style>
  <w:style w:type="character" w:default="1" w:styleId="Standardnpsmoodstavce">
    <w:name w:val="Default Paragraph Font"/>
    <w:semiHidden/>
  </w:style>
  <w:style w:type="table" w:default="1" w:styleId="Normlntabulka">
    <w:name w:val="Normal Table"/>
    <w:semiHidden/>
    <w:tblPr>
      <w:tblInd w:w="0" w:type="dxa"/>
      <w:tblCellMar>
        <w:top w:w="0" w:type="dxa"/>
        <w:left w:w="108" w:type="dxa"/>
        <w:bottom w:w="0" w:type="dxa"/>
        <w:right w:w="108" w:type="dxa"/>
      </w:tblCellMar>
    </w:tblPr>
  </w:style>
  <w:style w:type="numbering" w:default="1" w:styleId="Bezseznamu">
    <w:name w:val="No List"/>
    <w:semiHidden/>
  </w:style>
  <w:style w:type="paragraph" w:styleId="Prosttext">
    <w:name w:val="Plain Text"/>
    <w:basedOn w:val="Normln"/>
    <w:pPr>
      <w:spacing w:line="220" w:lineRule="atLeast"/>
    </w:pPr>
    <w:rPr>
      <w:rFonts w:ascii="Courier New" w:hAnsi="Courier New" w:cs="Courier New"/>
      <w:sz w:val="22"/>
      <w:szCs w:val="22"/>
    </w:rPr>
  </w:style>
  <w:style w:type="paragraph" w:styleId="Zpat">
    <w:name w:val="footer"/>
    <w:basedOn w:val="Normln"/>
    <w:pPr>
      <w:tabs>
        <w:tab w:val="center" w:pos="4536"/>
        <w:tab w:val="right" w:pos="9072"/>
      </w:tabs>
    </w:pPr>
  </w:style>
  <w:style w:type="character" w:styleId="slostrnky">
    <w:name w:val="page number"/>
    <w:basedOn w:val="Standardnpsmoodstavce"/>
  </w:style>
  <w:style w:type="paragraph" w:styleId="Zhlav">
    <w:name w:val="header"/>
    <w:basedOn w:val="Normln"/>
    <w:pPr>
      <w:tabs>
        <w:tab w:val="center" w:pos="4536"/>
        <w:tab w:val="right" w:pos="9072"/>
      </w:tabs>
    </w:pPr>
  </w:style>
  <w:style w:type="character" w:styleId="Hypertextovodkaz">
    <w:name w:val="Hyperlink"/>
    <w:basedOn w:val="Standardnpsmoodstavce"/>
    <w:rPr>
      <w:color w:val="0000FF"/>
      <w:u w:val="single"/>
    </w:rPr>
  </w:style>
  <w:style w:type="character" w:styleId="Odkaznakoment">
    <w:name w:val="annotation reference"/>
    <w:basedOn w:val="Standardnpsmoodstavce"/>
    <w:semiHidden/>
    <w:rPr>
      <w:sz w:val="16"/>
      <w:szCs w:val="16"/>
    </w:rPr>
  </w:style>
  <w:style w:type="paragraph" w:styleId="Textkomente">
    <w:name w:val="annotation text"/>
    <w:basedOn w:val="Normln"/>
    <w:semiHidden/>
    <w:rPr>
      <w:sz w:val="20"/>
      <w:szCs w:val="20"/>
    </w:rPr>
  </w:style>
  <w:style w:type="paragraph" w:styleId="Pedmtkomente">
    <w:name w:val="annotation subject"/>
    <w:basedOn w:val="Textkomente"/>
    <w:next w:val="Textkomente"/>
    <w:semiHidden/>
    <w:rPr>
      <w:b/>
      <w:bCs/>
    </w:rPr>
  </w:style>
  <w:style w:type="paragraph" w:styleId="Textbubliny">
    <w:name w:val="Balloon Text"/>
    <w:basedOn w:val="Normln"/>
    <w:semiHidden/>
    <w:rPr>
      <w:rFonts w:ascii="Tahoma" w:hAnsi="Tahoma" w:cs="Tahoma"/>
      <w:sz w:val="16"/>
      <w:szCs w:val="16"/>
    </w:rPr>
  </w:style>
  <w:style w:type="character" w:styleId="Sledovanodkaz">
    <w:name w:val="FollowedHyperlink"/>
    <w:basedOn w:val="Standardnpsmoodstavce"/>
    <w:rPr>
      <w:color w:val="800080"/>
      <w:u w:val="single"/>
    </w:rPr>
  </w:style>
  <w:style w:type="paragraph" w:styleId="Zkladntext">
    <w:name w:val="Body Text"/>
    <w:basedOn w:val="Normln"/>
    <w:pPr>
      <w:keepNext w:val="0"/>
      <w:spacing w:line="240" w:lineRule="auto"/>
      <w:jc w:val="center"/>
    </w:pPr>
    <w:rPr>
      <w:sz w:val="72"/>
      <w:szCs w:val="20"/>
    </w:rPr>
  </w:style>
  <w:style w:type="paragraph" w:customStyle="1" w:styleId="4">
    <w:name w:val="4"/>
    <w:basedOn w:val="Normln"/>
    <w:next w:val="Normlnweb"/>
    <w:pPr>
      <w:keepNext w:val="0"/>
      <w:spacing w:before="100" w:beforeAutospacing="1" w:after="100" w:afterAutospacing="1" w:line="240" w:lineRule="auto"/>
      <w:jc w:val="left"/>
    </w:pPr>
    <w:rPr>
      <w:rFonts w:ascii="Arial Unicode MS" w:eastAsia="Arial Unicode MS" w:hAnsi="Arial Unicode MS" w:cs="Arial Unicode MS"/>
      <w:color w:val="FFCC99"/>
    </w:rPr>
  </w:style>
  <w:style w:type="paragraph" w:styleId="Normlnweb">
    <w:name w:val="Normal (Web)"/>
    <w:basedOn w:val="Normln"/>
  </w:style>
  <w:style w:type="paragraph" w:customStyle="1" w:styleId="3">
    <w:name w:val="3"/>
    <w:basedOn w:val="Normln"/>
    <w:next w:val="Normlnweb"/>
    <w:pPr>
      <w:keepNext w:val="0"/>
      <w:spacing w:before="100" w:beforeAutospacing="1" w:after="100" w:afterAutospacing="1" w:line="240" w:lineRule="auto"/>
      <w:jc w:val="left"/>
    </w:pPr>
    <w:rPr>
      <w:rFonts w:ascii="Arial Unicode MS" w:eastAsia="Arial Unicode MS" w:hAnsi="Arial Unicode MS" w:cs="Arial Unicode MS"/>
      <w:color w:val="FFCC99"/>
    </w:rPr>
  </w:style>
  <w:style w:type="paragraph" w:customStyle="1" w:styleId="2">
    <w:name w:val="2"/>
    <w:basedOn w:val="Normln"/>
    <w:next w:val="Normlnweb"/>
    <w:pPr>
      <w:keepNext w:val="0"/>
      <w:spacing w:before="100" w:beforeAutospacing="1" w:after="100" w:afterAutospacing="1" w:line="240" w:lineRule="auto"/>
      <w:jc w:val="left"/>
    </w:pPr>
    <w:rPr>
      <w:rFonts w:ascii="Arial Unicode MS" w:eastAsia="Arial Unicode MS" w:hAnsi="Arial Unicode MS" w:cs="Arial Unicode MS"/>
      <w:color w:val="FFCC99"/>
    </w:rPr>
  </w:style>
  <w:style w:type="paragraph" w:customStyle="1" w:styleId="Normln1">
    <w:name w:val="Normální1"/>
    <w:basedOn w:val="Normln"/>
    <w:next w:val="Normln"/>
  </w:style>
  <w:style w:type="paragraph" w:styleId="Zkladntext3">
    <w:name w:val="Body Text 3"/>
    <w:basedOn w:val="Normln"/>
    <w:pPr>
      <w:spacing w:after="120"/>
    </w:pPr>
    <w:rPr>
      <w:sz w:val="16"/>
      <w:szCs w:val="16"/>
    </w:rPr>
  </w:style>
  <w:style w:type="paragraph" w:customStyle="1" w:styleId="1">
    <w:name w:val="1"/>
    <w:basedOn w:val="Normln"/>
    <w:next w:val="Normlnweb"/>
    <w:pPr>
      <w:keepNext w:val="0"/>
      <w:spacing w:before="100" w:beforeAutospacing="1" w:after="100" w:afterAutospacing="1" w:line="240" w:lineRule="auto"/>
      <w:jc w:val="left"/>
    </w:pPr>
    <w:rPr>
      <w:rFonts w:ascii="Arial Unicode MS" w:eastAsia="Arial Unicode MS" w:hAnsi="Arial Unicode MS" w:cs="Arial Unicode MS"/>
      <w:color w:val="FFCC99"/>
    </w:rPr>
  </w:style>
  <w:style w:type="character" w:styleId="Zvraznn">
    <w:name w:val="Emphasis"/>
    <w:basedOn w:val="Standardnpsmoodstavce"/>
    <w:qFormat/>
    <w:rPr>
      <w:i/>
      <w:iCs/>
    </w:rPr>
  </w:style>
  <w:style w:type="paragraph" w:customStyle="1" w:styleId="Normlnweb3">
    <w:name w:val="Normální (web)3"/>
    <w:basedOn w:val="Normln"/>
    <w:pPr>
      <w:keepNext w:val="0"/>
      <w:spacing w:before="105" w:line="240" w:lineRule="auto"/>
      <w:ind w:firstLine="263"/>
      <w:jc w:val="left"/>
    </w:pPr>
    <w:rPr>
      <w:sz w:val="21"/>
      <w:szCs w:val="21"/>
    </w:rPr>
  </w:style>
  <w:style w:type="paragraph" w:styleId="Textvysvtlivek">
    <w:name w:val="endnote text"/>
    <w:basedOn w:val="Normln"/>
    <w:semiHidden/>
    <w:rPr>
      <w:sz w:val="20"/>
      <w:szCs w:val="20"/>
    </w:rPr>
  </w:style>
  <w:style w:type="character" w:styleId="Odkaznavysvtlivky">
    <w:name w:val="endnote reference"/>
    <w:basedOn w:val="Standardnpsmoodstavce"/>
    <w:semiHidden/>
    <w:rPr>
      <w:vertAlign w:val="superscript"/>
    </w:rPr>
  </w:style>
  <w:style w:type="character" w:customStyle="1" w:styleId="fullpost">
    <w:name w:val="fullpost"/>
    <w:basedOn w:val="Standardnpsmoodstavce"/>
    <w:rPr>
      <w:vanish w:val="0"/>
      <w:webHidden w:val="0"/>
      <w:specVanish w:val="0"/>
    </w:rPr>
  </w:style>
  <w:style w:type="paragraph" w:customStyle="1" w:styleId="a">
    <w:basedOn w:val="Normln"/>
    <w:next w:val="Normlnweb"/>
    <w:pPr>
      <w:keepNext w:val="0"/>
      <w:spacing w:before="100" w:beforeAutospacing="1" w:after="100" w:afterAutospacing="1" w:line="240" w:lineRule="auto"/>
      <w:jc w:val="left"/>
    </w:pPr>
    <w:rPr>
      <w:rFonts w:ascii="Arial Unicode MS" w:eastAsia="Arial Unicode MS" w:hAnsi="Arial Unicode MS" w:cs="Arial Unicode MS"/>
      <w:color w:val="FFCC99"/>
    </w:rPr>
  </w:style>
  <w:style w:type="character" w:customStyle="1" w:styleId="Nadpis1Char">
    <w:name w:val="Nadpis 1 Char"/>
    <w:basedOn w:val="Standardnpsmoodstavce"/>
    <w:rPr>
      <w:rFonts w:cs="Arial"/>
      <w:b/>
      <w:bCs/>
      <w:kern w:val="32"/>
      <w:sz w:val="32"/>
      <w:szCs w:val="32"/>
      <w:lang w:val="cs-CZ" w:eastAsia="cs-CZ" w:bidi="ar-SA"/>
    </w:rPr>
  </w:style>
  <w:style w:type="character" w:styleId="Siln">
    <w:name w:val="Strong"/>
    <w:basedOn w:val="Standardnpsmoodstavce"/>
    <w:qFormat/>
    <w:rPr>
      <w:b/>
      <w:bCs/>
    </w:rPr>
  </w:style>
  <w:style w:type="character" w:customStyle="1" w:styleId="longtext1">
    <w:name w:val="long_text1"/>
    <w:basedOn w:val="Standardnpsmoodstavce"/>
    <w:rPr>
      <w:sz w:val="26"/>
      <w:szCs w:val="26"/>
    </w:rPr>
  </w:style>
  <w:style w:type="character" w:customStyle="1" w:styleId="shorttext1">
    <w:name w:val="short_text1"/>
    <w:basedOn w:val="Standardnpsmoodstavce"/>
    <w:rPr>
      <w:sz w:val="38"/>
      <w:szCs w:val="38"/>
    </w:rPr>
  </w:style>
  <w:style w:type="character" w:customStyle="1" w:styleId="mediumtext1">
    <w:name w:val="medium_text1"/>
    <w:basedOn w:val="Standardnpsmoodstavce"/>
    <w:rPr>
      <w:sz w:val="24"/>
      <w:szCs w:val="24"/>
    </w:rPr>
  </w:style>
  <w:style w:type="character" w:customStyle="1" w:styleId="quote12">
    <w:name w:val="quote12"/>
    <w:basedOn w:val="Standardnpsmoodstavce"/>
  </w:style>
</w:styles>
</file>

<file path=word/webSettings.xml><?xml version="1.0" encoding="utf-8"?>
<w:webSettings xmlns:r="http://schemas.openxmlformats.org/officeDocument/2006/relationships" xmlns:w="http://schemas.openxmlformats.org/wordprocessingml/2006/main">
  <w:optimizeForBrowser/>
</w:webSettings>
</file>

<file path=word/_rels/comments.xml.rels><?xml version="1.0" encoding="UTF-8" standalone="yes"?>
<Relationships xmlns="http://schemas.openxmlformats.org/package/2006/relationships"><Relationship Id="rId3" Type="http://schemas.openxmlformats.org/officeDocument/2006/relationships/hyperlink" Target="http://wwwold.ivp.czu.cz/DOWNLOAD/psychologieuenchuchle.doc" TargetMode="External"/><Relationship Id="rId2" Type="http://schemas.openxmlformats.org/officeDocument/2006/relationships/hyperlink" Target="http://ictkompetence.upol.cz/dokumenty/clanky_z_konferenci/trendy_09_esf_olomouc.pdf" TargetMode="External"/><Relationship Id="rId1" Type="http://schemas.openxmlformats.org/officeDocument/2006/relationships/hyperlink" Target="http://www.msmt.cz/strukturalni-fondy/priorita-3-rozvoj-celozivotniho-uceni-op-rlz" TargetMode="External"/><Relationship Id="rId5" Type="http://schemas.openxmlformats.org/officeDocument/2006/relationships/hyperlink" Target="http://www.fraus.cz" TargetMode="External"/><Relationship Id="rId4" Type="http://schemas.openxmlformats.org/officeDocument/2006/relationships/hyperlink" Target="http://www.spolved.web2001.cz/pro_vyuc/didaktik.ht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diagramLayout" Target="diagrams/layout1.xml"/><Relationship Id="rId42" Type="http://schemas.openxmlformats.org/officeDocument/2006/relationships/hyperlink" Target="http://www.pachner.cz" TargetMode="External"/><Relationship Id="rId47" Type="http://schemas.openxmlformats.org/officeDocument/2006/relationships/image" Target="media/image13.png"/><Relationship Id="rId63" Type="http://schemas.openxmlformats.org/officeDocument/2006/relationships/footer" Target="footer2.xml"/><Relationship Id="rId68" Type="http://schemas.openxmlformats.org/officeDocument/2006/relationships/oleObject" Target="embeddings/oleObject6.bin"/><Relationship Id="rId84" Type="http://schemas.openxmlformats.org/officeDocument/2006/relationships/image" Target="http://www.consulta.cz/inshop/pictures/store/TopLux400_big.jpg" TargetMode="External"/><Relationship Id="rId89" Type="http://schemas.openxmlformats.org/officeDocument/2006/relationships/image" Target="media/image28.jpeg"/><Relationship Id="rId7" Type="http://schemas.openxmlformats.org/officeDocument/2006/relationships/image" Target="media/image2.png"/><Relationship Id="rId71" Type="http://schemas.openxmlformats.org/officeDocument/2006/relationships/footer" Target="footer3.xml"/><Relationship Id="rId92" Type="http://schemas.openxmlformats.org/officeDocument/2006/relationships/image" Target="http://hyperbydleni.cz/pictures/2009-07-01/1246430471.jpg" TargetMode="External"/><Relationship Id="rId2" Type="http://schemas.openxmlformats.org/officeDocument/2006/relationships/styles" Target="styles.xml"/><Relationship Id="rId16" Type="http://schemas.openxmlformats.org/officeDocument/2006/relationships/image" Target="http://www.spolved.web2001.cz/pro_vyuc/didaktik/graf1.jpg" TargetMode="External"/><Relationship Id="rId29" Type="http://schemas.openxmlformats.org/officeDocument/2006/relationships/hyperlink" Target="http://www.fraus.cz" TargetMode="Externa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hyperlink" Target="http://www.lingea.cz" TargetMode="External"/><Relationship Id="rId37" Type="http://schemas.openxmlformats.org/officeDocument/2006/relationships/hyperlink" Target="http://www.eucitel.cz" TargetMode="External"/><Relationship Id="rId40" Type="http://schemas.openxmlformats.org/officeDocument/2006/relationships/hyperlink" Target="http://www.terasoft.cz" TargetMode="External"/><Relationship Id="rId45" Type="http://schemas.openxmlformats.org/officeDocument/2006/relationships/image" Target="media/image12.png"/><Relationship Id="rId53" Type="http://schemas.openxmlformats.org/officeDocument/2006/relationships/image" Target="http://www.translat.cz/css/img/logo.jpg" TargetMode="External"/><Relationship Id="rId58" Type="http://schemas.openxmlformats.org/officeDocument/2006/relationships/image" Target="http://www.pachner.cz/images/logo_jp.jpg" TargetMode="External"/><Relationship Id="rId66" Type="http://schemas.openxmlformats.org/officeDocument/2006/relationships/oleObject" Target="embeddings/oleObject5.bin"/><Relationship Id="rId74" Type="http://schemas.openxmlformats.org/officeDocument/2006/relationships/hyperlink" Target="http://www.nuov.cz/kurikulum/metodika-tvorby-skolnich-vzdelavacich-programu-sos-a-sou" TargetMode="External"/><Relationship Id="rId79" Type="http://schemas.openxmlformats.org/officeDocument/2006/relationships/hyperlink" Target="http://www.msmt.cz/vzdelavani/ramcove-vzdelavaci-programy-zaslani-do-vnejsiho-pripominkoveho-rizeni" TargetMode="External"/><Relationship Id="rId87" Type="http://schemas.openxmlformats.org/officeDocument/2006/relationships/image" Target="media/image27.jpeg"/><Relationship Id="rId102" Type="http://schemas.openxmlformats.org/officeDocument/2006/relationships/image" Target="media/image37.png"/><Relationship Id="rId5" Type="http://schemas.openxmlformats.org/officeDocument/2006/relationships/footnotes" Target="footnotes.xml"/><Relationship Id="rId61" Type="http://schemas.openxmlformats.org/officeDocument/2006/relationships/image" Target="media/image23.png"/><Relationship Id="rId82" Type="http://schemas.openxmlformats.org/officeDocument/2006/relationships/image" Target="http://www.consulta.cz/inshop/pictures/store/Famulusreflex_bg.jpg" TargetMode="External"/><Relationship Id="rId90" Type="http://schemas.openxmlformats.org/officeDocument/2006/relationships/image" Target="http://www.avmedia.cz/images/stories/articles/Produkty/Interaktivni_tabule/600iuse1.jpg" TargetMode="External"/><Relationship Id="rId95" Type="http://schemas.openxmlformats.org/officeDocument/2006/relationships/image" Target="media/image31.png"/><Relationship Id="rId19" Type="http://schemas.openxmlformats.org/officeDocument/2006/relationships/image" Target="http://www.celostnimedicina.cz/obrazky/xpsychologie_barev.jpg" TargetMode="External"/><Relationship Id="rId14" Type="http://schemas.openxmlformats.org/officeDocument/2006/relationships/image" Target="http://www.spolved.web2001.cz/pro_vyuc/didaktik/graf2.jpg" TargetMode="External"/><Relationship Id="rId22" Type="http://schemas.openxmlformats.org/officeDocument/2006/relationships/diagramQuickStyle" Target="diagrams/quickStyle1.xml"/><Relationship Id="rId27" Type="http://schemas.openxmlformats.org/officeDocument/2006/relationships/oleObject" Target="embeddings/oleObject1.bin"/><Relationship Id="rId30" Type="http://schemas.openxmlformats.org/officeDocument/2006/relationships/hyperlink" Target="http://www.ceskaskola.cz" TargetMode="External"/><Relationship Id="rId35" Type="http://schemas.openxmlformats.org/officeDocument/2006/relationships/hyperlink" Target="http://www.europedia.cz" TargetMode="External"/><Relationship Id="rId43" Type="http://schemas.openxmlformats.org/officeDocument/2006/relationships/hyperlink" Target="http://www.didaktis.cz" TargetMode="External"/><Relationship Id="rId48" Type="http://schemas.openxmlformats.org/officeDocument/2006/relationships/image" Target="http://www.langmaster.cz/lmcom/App_Themes/lmcz/img/logo.png" TargetMode="External"/><Relationship Id="rId56" Type="http://schemas.openxmlformats.org/officeDocument/2006/relationships/image" Target="media/image19.png"/><Relationship Id="rId64" Type="http://schemas.openxmlformats.org/officeDocument/2006/relationships/header" Target="header1.xml"/><Relationship Id="rId69" Type="http://schemas.openxmlformats.org/officeDocument/2006/relationships/hyperlink" Target="http://www.seznam" TargetMode="External"/><Relationship Id="rId77" Type="http://schemas.openxmlformats.org/officeDocument/2006/relationships/hyperlink" Target="http://wwwold.ivp.czu.cz/DOWNLOAD/psychologieuenchuchle.doc" TargetMode="External"/><Relationship Id="rId100" Type="http://schemas.openxmlformats.org/officeDocument/2006/relationships/image" Target="media/image35.png"/><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http://www.terasoft.cz/images/tera1_01.gif" TargetMode="External"/><Relationship Id="rId72" Type="http://schemas.openxmlformats.org/officeDocument/2006/relationships/hyperlink" Target="http://ictkompetence.upol.cz/dokumenty/clanky_z_konferenci/trendy_09_esf_olomouc.pdf" TargetMode="External"/><Relationship Id="rId80" Type="http://schemas.openxmlformats.org/officeDocument/2006/relationships/hyperlink" Target="http://www.seznam.cz" TargetMode="External"/><Relationship Id="rId85" Type="http://schemas.openxmlformats.org/officeDocument/2006/relationships/image" Target="media/image26.jpeg"/><Relationship Id="rId93" Type="http://schemas.openxmlformats.org/officeDocument/2006/relationships/footer" Target="footer4.xml"/><Relationship Id="rId98"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hyperlink" Target="http://www.translat.cz" TargetMode="External"/><Relationship Id="rId38" Type="http://schemas.openxmlformats.org/officeDocument/2006/relationships/hyperlink" Target="http://www.vyuka.cz" TargetMode="External"/><Relationship Id="rId46" Type="http://schemas.openxmlformats.org/officeDocument/2006/relationships/image" Target="http://www.fraus.cz/images/fraus.gif" TargetMode="External"/><Relationship Id="rId59" Type="http://schemas.openxmlformats.org/officeDocument/2006/relationships/image" Target="media/image21.png"/><Relationship Id="rId67" Type="http://schemas.openxmlformats.org/officeDocument/2006/relationships/header" Target="header3.xml"/><Relationship Id="rId103" Type="http://schemas.openxmlformats.org/officeDocument/2006/relationships/image" Target="media/image38.png"/><Relationship Id="rId20" Type="http://schemas.openxmlformats.org/officeDocument/2006/relationships/diagramData" Target="diagrams/data1.xml"/><Relationship Id="rId41" Type="http://schemas.openxmlformats.org/officeDocument/2006/relationships/hyperlink" Target="http://www.pachner.cz" TargetMode="External"/><Relationship Id="rId54" Type="http://schemas.openxmlformats.org/officeDocument/2006/relationships/image" Target="media/image17.png"/><Relationship Id="rId62" Type="http://schemas.openxmlformats.org/officeDocument/2006/relationships/oleObject" Target="embeddings/oleObject2.bin"/><Relationship Id="rId70" Type="http://schemas.openxmlformats.org/officeDocument/2006/relationships/hyperlink" Target="http://www.seznam.cz" TargetMode="External"/><Relationship Id="rId75" Type="http://schemas.openxmlformats.org/officeDocument/2006/relationships/hyperlink" Target="http://www.msmt.cz/strukturalni-fondy/priorita-3-rozvoj-celozivotniho-uceni-op-rlz" TargetMode="External"/><Relationship Id="rId83" Type="http://schemas.openxmlformats.org/officeDocument/2006/relationships/image" Target="media/image25.jpeg"/><Relationship Id="rId88" Type="http://schemas.openxmlformats.org/officeDocument/2006/relationships/image" Target="http://www.fast-projektory.cz/Files/Obr&#225;zky/SVZA100small.jpg" TargetMode="External"/><Relationship Id="rId91" Type="http://schemas.openxmlformats.org/officeDocument/2006/relationships/image" Target="media/image29.jpeg"/><Relationship Id="rId96"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diagramColors" Target="diagrams/colors1.xml"/><Relationship Id="rId28" Type="http://schemas.openxmlformats.org/officeDocument/2006/relationships/hyperlink" Target="http://www.langmaster.cz" TargetMode="External"/><Relationship Id="rId36" Type="http://schemas.openxmlformats.org/officeDocument/2006/relationships/hyperlink" Target="http://www.microsoft.cz" TargetMode="External"/><Relationship Id="rId49" Type="http://schemas.openxmlformats.org/officeDocument/2006/relationships/image" Target="media/image14.png"/><Relationship Id="rId57" Type="http://schemas.openxmlformats.org/officeDocument/2006/relationships/image" Target="media/image20.jpeg"/><Relationship Id="rId10" Type="http://schemas.openxmlformats.org/officeDocument/2006/relationships/image" Target="media/image3.png"/><Relationship Id="rId31" Type="http://schemas.openxmlformats.org/officeDocument/2006/relationships/hyperlink" Target="http://www.ceskaskola.cz" TargetMode="External"/><Relationship Id="rId44" Type="http://schemas.openxmlformats.org/officeDocument/2006/relationships/hyperlink" Target="http://www.pachner.cz" TargetMode="External"/><Relationship Id="rId52" Type="http://schemas.openxmlformats.org/officeDocument/2006/relationships/image" Target="media/image16.jpeg"/><Relationship Id="rId60" Type="http://schemas.openxmlformats.org/officeDocument/2006/relationships/image" Target="media/image22.png"/><Relationship Id="rId65" Type="http://schemas.openxmlformats.org/officeDocument/2006/relationships/header" Target="header2.xml"/><Relationship Id="rId73" Type="http://schemas.openxmlformats.org/officeDocument/2006/relationships/hyperlink" Target="http://is.muni.cz/elportal/estud/fsps/ps07/teortren/pdf/3.2._Motoricke_uceni_a_osvojovani_sport._dovednosti.pdf" TargetMode="External"/><Relationship Id="rId78" Type="http://schemas.openxmlformats.org/officeDocument/2006/relationships/hyperlink" Target="http://www.upol.cz/fileadmin/user_upload/FTK%20dokumenty/Katedra_kinantropologie/15motorickeuceni.pdf" TargetMode="External"/><Relationship Id="rId81" Type="http://schemas.openxmlformats.org/officeDocument/2006/relationships/image" Target="media/image24.jpeg"/><Relationship Id="rId86" Type="http://schemas.openxmlformats.org/officeDocument/2006/relationships/image" Target="http://www.fast-projektory.cz/Files/obrazky_new/cp150_small.jpg" TargetMode="External"/><Relationship Id="rId94" Type="http://schemas.openxmlformats.org/officeDocument/2006/relationships/image" Target="media/image30.png"/><Relationship Id="rId99" Type="http://schemas.openxmlformats.org/officeDocument/2006/relationships/hyperlink" Target="http://www.seznam.cz" TargetMode="External"/><Relationship Id="rId101"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comments" Target="comments.xml"/><Relationship Id="rId13" Type="http://schemas.openxmlformats.org/officeDocument/2006/relationships/image" Target="media/image6.jpeg"/><Relationship Id="rId18" Type="http://schemas.openxmlformats.org/officeDocument/2006/relationships/image" Target="media/image9.jpeg"/><Relationship Id="rId39" Type="http://schemas.openxmlformats.org/officeDocument/2006/relationships/hyperlink" Target="http://www.levneknihy.cz" TargetMode="External"/><Relationship Id="rId34" Type="http://schemas.openxmlformats.org/officeDocument/2006/relationships/hyperlink" Target="http://www.volny.cz/FMI" TargetMode="External"/><Relationship Id="rId50" Type="http://schemas.openxmlformats.org/officeDocument/2006/relationships/image" Target="media/image15.png"/><Relationship Id="rId55" Type="http://schemas.openxmlformats.org/officeDocument/2006/relationships/image" Target="media/image18.png"/><Relationship Id="rId76" Type="http://schemas.openxmlformats.org/officeDocument/2006/relationships/hyperlink" Target="http://www.spolved.web2001.cz/pro_vyuc/didaktik.htm" TargetMode="External"/><Relationship Id="rId97" Type="http://schemas.openxmlformats.org/officeDocument/2006/relationships/image" Target="media/image33.png"/><Relationship Id="rId10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CA6CDF-CD25-4B62-BF09-0036F5E4BFD7}" type="doc">
      <dgm:prSet loTypeId="urn:microsoft.com/office/officeart/2005/8/layout/radial1" loCatId="relationship" qsTypeId="urn:microsoft.com/office/officeart/2005/8/quickstyle/simple1" qsCatId="simple" csTypeId="urn:microsoft.com/office/officeart/2005/8/colors/accent1_2" csCatId="accent1"/>
      <dgm:spPr/>
    </dgm:pt>
    <dgm:pt modelId="{CEC267C1-C488-44D1-B979-59F6029248D2}">
      <dgm:prSet/>
      <dgm:spPr/>
      <dgm:t>
        <a:bodyPr/>
        <a:lstStyle/>
        <a:p>
          <a:pPr marR="0" algn="ctr" rtl="0"/>
          <a:r>
            <a:rPr lang="cs-CZ" b="1" baseline="0" smtClean="0">
              <a:latin typeface="Calibri"/>
            </a:rPr>
            <a:t>UČEBNICE</a:t>
          </a:r>
          <a:endParaRPr lang="cs-CZ" smtClean="0"/>
        </a:p>
      </dgm:t>
    </dgm:pt>
    <dgm:pt modelId="{B729311F-7A39-486E-A257-A487C67C79D1}" type="parTrans" cxnId="{B95C3420-59D5-4FBC-9569-BA37DD436D72}">
      <dgm:prSet/>
      <dgm:spPr/>
    </dgm:pt>
    <dgm:pt modelId="{3C8F03D7-642D-43D2-82F1-831BDC10FE04}" type="sibTrans" cxnId="{B95C3420-59D5-4FBC-9569-BA37DD436D72}">
      <dgm:prSet/>
      <dgm:spPr/>
    </dgm:pt>
    <dgm:pt modelId="{7B721F7D-E46C-4AC0-B731-8005DE5A0FDF}">
      <dgm:prSet/>
      <dgm:spPr/>
      <dgm:t>
        <a:bodyPr/>
        <a:lstStyle/>
        <a:p>
          <a:pPr marR="0" algn="ctr" rtl="0"/>
          <a:r>
            <a:rPr lang="cs-CZ" b="1" baseline="0" smtClean="0">
              <a:latin typeface="Calibri"/>
            </a:rPr>
            <a:t>Výukové prostory</a:t>
          </a:r>
          <a:endParaRPr lang="cs-CZ" smtClean="0"/>
        </a:p>
      </dgm:t>
    </dgm:pt>
    <dgm:pt modelId="{0338E222-1F17-49A0-9500-4908D328BA22}" type="parTrans" cxnId="{3273C886-622C-402A-A6F4-B301CE305A6D}">
      <dgm:prSet/>
      <dgm:spPr/>
      <dgm:t>
        <a:bodyPr/>
        <a:lstStyle/>
        <a:p>
          <a:endParaRPr lang="cs-CZ"/>
        </a:p>
      </dgm:t>
    </dgm:pt>
    <dgm:pt modelId="{18EB3E67-7D35-4A5A-893C-8FAA22AD1896}" type="sibTrans" cxnId="{3273C886-622C-402A-A6F4-B301CE305A6D}">
      <dgm:prSet/>
      <dgm:spPr/>
    </dgm:pt>
    <dgm:pt modelId="{FD7103CE-8F5C-4772-B807-C00AD28297CB}">
      <dgm:prSet/>
      <dgm:spPr/>
      <dgm:t>
        <a:bodyPr/>
        <a:lstStyle/>
        <a:p>
          <a:pPr marR="0" algn="ctr" rtl="0"/>
          <a:r>
            <a:rPr lang="cs-CZ" b="1" baseline="0" smtClean="0">
              <a:latin typeface="Calibri"/>
            </a:rPr>
            <a:t>Učební</a:t>
          </a:r>
        </a:p>
        <a:p>
          <a:pPr marR="0" algn="ctr" rtl="0"/>
          <a:r>
            <a:rPr lang="cs-CZ" b="1" baseline="0" smtClean="0">
              <a:latin typeface="Calibri"/>
            </a:rPr>
            <a:t>Pomůc-ky</a:t>
          </a:r>
          <a:endParaRPr lang="cs-CZ" smtClean="0"/>
        </a:p>
      </dgm:t>
    </dgm:pt>
    <dgm:pt modelId="{B7016E53-DFE6-479A-91D1-0FE7AAE3BF10}" type="parTrans" cxnId="{F3C8F51D-E29C-4FF4-9B00-4B47CA992FC8}">
      <dgm:prSet/>
      <dgm:spPr/>
      <dgm:t>
        <a:bodyPr/>
        <a:lstStyle/>
        <a:p>
          <a:endParaRPr lang="cs-CZ"/>
        </a:p>
      </dgm:t>
    </dgm:pt>
    <dgm:pt modelId="{67BC680D-EDE4-4A89-9E01-47FAEF289851}" type="sibTrans" cxnId="{F3C8F51D-E29C-4FF4-9B00-4B47CA992FC8}">
      <dgm:prSet/>
      <dgm:spPr/>
    </dgm:pt>
    <dgm:pt modelId="{2541EA51-498F-4BBB-B53F-DB9EB40FA2D7}">
      <dgm:prSet/>
      <dgm:spPr/>
      <dgm:t>
        <a:bodyPr/>
        <a:lstStyle/>
        <a:p>
          <a:pPr marR="0" algn="ctr" rtl="0"/>
          <a:r>
            <a:rPr lang="cs-CZ" b="1" baseline="0" smtClean="0">
              <a:latin typeface="Calibri"/>
            </a:rPr>
            <a:t>Didaktic - ká technika</a:t>
          </a:r>
          <a:endParaRPr lang="cs-CZ" smtClean="0"/>
        </a:p>
      </dgm:t>
    </dgm:pt>
    <dgm:pt modelId="{8F1674B0-766C-4E7F-857F-54680C6282D8}" type="parTrans" cxnId="{1CBCE451-7993-4C35-9046-CBE3C7640FF6}">
      <dgm:prSet/>
      <dgm:spPr/>
      <dgm:t>
        <a:bodyPr/>
        <a:lstStyle/>
        <a:p>
          <a:endParaRPr lang="cs-CZ"/>
        </a:p>
      </dgm:t>
    </dgm:pt>
    <dgm:pt modelId="{C49EF05B-2AA8-4900-AB8B-491A945D2F00}" type="sibTrans" cxnId="{1CBCE451-7993-4C35-9046-CBE3C7640FF6}">
      <dgm:prSet/>
      <dgm:spPr/>
    </dgm:pt>
    <dgm:pt modelId="{74F34E74-AEB8-4ED6-847C-E83F2936B4FA}">
      <dgm:prSet/>
      <dgm:spPr/>
      <dgm:t>
        <a:bodyPr/>
        <a:lstStyle/>
        <a:p>
          <a:pPr marR="0" algn="ctr" rtl="0"/>
          <a:r>
            <a:rPr lang="cs-CZ" b="1" baseline="0" smtClean="0">
              <a:latin typeface="Calibri"/>
            </a:rPr>
            <a:t>Školní</a:t>
          </a:r>
        </a:p>
        <a:p>
          <a:pPr marR="0" algn="ctr" rtl="0"/>
          <a:r>
            <a:rPr lang="cs-CZ" b="1" baseline="0" smtClean="0">
              <a:latin typeface="Calibri"/>
            </a:rPr>
            <a:t>zařízení</a:t>
          </a:r>
          <a:endParaRPr lang="cs-CZ" smtClean="0"/>
        </a:p>
      </dgm:t>
    </dgm:pt>
    <dgm:pt modelId="{3F7C8AFB-753C-4ABE-A68C-BBAA386C93CF}" type="parTrans" cxnId="{8860E733-A96A-47FA-B37A-5C4FEAB13855}">
      <dgm:prSet/>
      <dgm:spPr/>
      <dgm:t>
        <a:bodyPr/>
        <a:lstStyle/>
        <a:p>
          <a:endParaRPr lang="cs-CZ"/>
        </a:p>
      </dgm:t>
    </dgm:pt>
    <dgm:pt modelId="{65C8B35C-DCFD-4F28-A03F-EB08A7AEAC67}" type="sibTrans" cxnId="{8860E733-A96A-47FA-B37A-5C4FEAB13855}">
      <dgm:prSet/>
      <dgm:spPr/>
    </dgm:pt>
    <dgm:pt modelId="{B2302AAB-59F0-462B-8E09-781ABEDC5F97}">
      <dgm:prSet/>
      <dgm:spPr/>
      <dgm:t>
        <a:bodyPr/>
        <a:lstStyle/>
        <a:p>
          <a:pPr marR="0" algn="ctr" rtl="0"/>
          <a:r>
            <a:rPr lang="cs-CZ" b="1" baseline="0" smtClean="0">
              <a:latin typeface="Calibri"/>
            </a:rPr>
            <a:t>Školní potřeby</a:t>
          </a:r>
          <a:endParaRPr lang="cs-CZ" smtClean="0"/>
        </a:p>
      </dgm:t>
    </dgm:pt>
    <dgm:pt modelId="{E80B76F0-3A61-4B20-9F93-C0FF6959DCB6}" type="parTrans" cxnId="{77C2292D-33C3-4B7C-B071-149631CB1506}">
      <dgm:prSet/>
      <dgm:spPr/>
      <dgm:t>
        <a:bodyPr/>
        <a:lstStyle/>
        <a:p>
          <a:endParaRPr lang="cs-CZ"/>
        </a:p>
      </dgm:t>
    </dgm:pt>
    <dgm:pt modelId="{42EB171E-4734-4162-BAE2-BB80605963A0}" type="sibTrans" cxnId="{77C2292D-33C3-4B7C-B071-149631CB1506}">
      <dgm:prSet/>
      <dgm:spPr/>
    </dgm:pt>
    <dgm:pt modelId="{7FA13999-8F61-411B-A1CC-3470C6A085BE}">
      <dgm:prSet/>
      <dgm:spPr/>
      <dgm:t>
        <a:bodyPr/>
        <a:lstStyle/>
        <a:p>
          <a:pPr marR="0" algn="ctr" rtl="0"/>
          <a:r>
            <a:rPr lang="cs-CZ" b="1" baseline="0" smtClean="0">
              <a:latin typeface="Calibri"/>
            </a:rPr>
            <a:t>Metodic - ké pomůcky</a:t>
          </a:r>
          <a:endParaRPr lang="cs-CZ" smtClean="0"/>
        </a:p>
      </dgm:t>
    </dgm:pt>
    <dgm:pt modelId="{9E38FC4E-2089-4DE9-8076-2187B5D847B6}" type="parTrans" cxnId="{E3BD7F64-13AD-4E41-B62A-D445334B9EA2}">
      <dgm:prSet/>
      <dgm:spPr/>
      <dgm:t>
        <a:bodyPr/>
        <a:lstStyle/>
        <a:p>
          <a:endParaRPr lang="cs-CZ"/>
        </a:p>
      </dgm:t>
    </dgm:pt>
    <dgm:pt modelId="{DF248906-05BD-4905-A5B3-DD0714C46095}" type="sibTrans" cxnId="{E3BD7F64-13AD-4E41-B62A-D445334B9EA2}">
      <dgm:prSet/>
      <dgm:spPr/>
    </dgm:pt>
    <dgm:pt modelId="{1A8EAD76-62B0-43CE-BCD3-FF20E944219B}" type="pres">
      <dgm:prSet presAssocID="{A5CA6CDF-CD25-4B62-BF09-0036F5E4BFD7}" presName="cycle" presStyleCnt="0">
        <dgm:presLayoutVars>
          <dgm:chMax val="1"/>
          <dgm:dir/>
          <dgm:animLvl val="ctr"/>
          <dgm:resizeHandles val="exact"/>
        </dgm:presLayoutVars>
      </dgm:prSet>
      <dgm:spPr/>
    </dgm:pt>
    <dgm:pt modelId="{D837B4DD-30E1-4830-A0D9-10A8EDE29264}" type="pres">
      <dgm:prSet presAssocID="{CEC267C1-C488-44D1-B979-59F6029248D2}" presName="centerShape" presStyleLbl="node0" presStyleIdx="0" presStyleCnt="1"/>
      <dgm:spPr/>
    </dgm:pt>
    <dgm:pt modelId="{7ACF8A4D-64F5-436C-A25F-7768B5D3A041}" type="pres">
      <dgm:prSet presAssocID="{0338E222-1F17-49A0-9500-4908D328BA22}" presName="Name9" presStyleLbl="parChTrans1D2" presStyleIdx="0" presStyleCnt="6"/>
      <dgm:spPr/>
    </dgm:pt>
    <dgm:pt modelId="{35992027-86AD-4A31-AD69-0C64E352BD90}" type="pres">
      <dgm:prSet presAssocID="{0338E222-1F17-49A0-9500-4908D328BA22}" presName="connTx" presStyleLbl="parChTrans1D2" presStyleIdx="0" presStyleCnt="6"/>
      <dgm:spPr/>
    </dgm:pt>
    <dgm:pt modelId="{1DBBBC11-EE5C-4D29-A077-CA713B084F07}" type="pres">
      <dgm:prSet presAssocID="{7B721F7D-E46C-4AC0-B731-8005DE5A0FDF}" presName="node" presStyleLbl="node1" presStyleIdx="0" presStyleCnt="6">
        <dgm:presLayoutVars>
          <dgm:bulletEnabled val="1"/>
        </dgm:presLayoutVars>
      </dgm:prSet>
      <dgm:spPr/>
    </dgm:pt>
    <dgm:pt modelId="{D8129DEB-4395-43CE-8357-31E71E4E246B}" type="pres">
      <dgm:prSet presAssocID="{B7016E53-DFE6-479A-91D1-0FE7AAE3BF10}" presName="Name9" presStyleLbl="parChTrans1D2" presStyleIdx="1" presStyleCnt="6"/>
      <dgm:spPr/>
    </dgm:pt>
    <dgm:pt modelId="{38751465-3033-4840-A996-246ED63212B8}" type="pres">
      <dgm:prSet presAssocID="{B7016E53-DFE6-479A-91D1-0FE7AAE3BF10}" presName="connTx" presStyleLbl="parChTrans1D2" presStyleIdx="1" presStyleCnt="6"/>
      <dgm:spPr/>
    </dgm:pt>
    <dgm:pt modelId="{9702EF7E-FC23-40BB-8044-6A59B125A488}" type="pres">
      <dgm:prSet presAssocID="{FD7103CE-8F5C-4772-B807-C00AD28297CB}" presName="node" presStyleLbl="node1" presStyleIdx="1" presStyleCnt="6">
        <dgm:presLayoutVars>
          <dgm:bulletEnabled val="1"/>
        </dgm:presLayoutVars>
      </dgm:prSet>
      <dgm:spPr/>
    </dgm:pt>
    <dgm:pt modelId="{AB725286-4630-45F6-A605-141D33208EF5}" type="pres">
      <dgm:prSet presAssocID="{8F1674B0-766C-4E7F-857F-54680C6282D8}" presName="Name9" presStyleLbl="parChTrans1D2" presStyleIdx="2" presStyleCnt="6"/>
      <dgm:spPr/>
    </dgm:pt>
    <dgm:pt modelId="{5494B620-82B4-4378-AC35-410CE335E32E}" type="pres">
      <dgm:prSet presAssocID="{8F1674B0-766C-4E7F-857F-54680C6282D8}" presName="connTx" presStyleLbl="parChTrans1D2" presStyleIdx="2" presStyleCnt="6"/>
      <dgm:spPr/>
    </dgm:pt>
    <dgm:pt modelId="{514AFD7A-18FF-45FC-9737-D046142442F0}" type="pres">
      <dgm:prSet presAssocID="{2541EA51-498F-4BBB-B53F-DB9EB40FA2D7}" presName="node" presStyleLbl="node1" presStyleIdx="2" presStyleCnt="6">
        <dgm:presLayoutVars>
          <dgm:bulletEnabled val="1"/>
        </dgm:presLayoutVars>
      </dgm:prSet>
      <dgm:spPr/>
    </dgm:pt>
    <dgm:pt modelId="{8BB1C034-52D9-49B7-A07D-7413A38F379E}" type="pres">
      <dgm:prSet presAssocID="{3F7C8AFB-753C-4ABE-A68C-BBAA386C93CF}" presName="Name9" presStyleLbl="parChTrans1D2" presStyleIdx="3" presStyleCnt="6"/>
      <dgm:spPr/>
    </dgm:pt>
    <dgm:pt modelId="{48C07F0A-3339-462C-AA3B-1D1F32C11DF4}" type="pres">
      <dgm:prSet presAssocID="{3F7C8AFB-753C-4ABE-A68C-BBAA386C93CF}" presName="connTx" presStyleLbl="parChTrans1D2" presStyleIdx="3" presStyleCnt="6"/>
      <dgm:spPr/>
    </dgm:pt>
    <dgm:pt modelId="{2CA68E3D-E383-4BEE-9802-0601E5F3910C}" type="pres">
      <dgm:prSet presAssocID="{74F34E74-AEB8-4ED6-847C-E83F2936B4FA}" presName="node" presStyleLbl="node1" presStyleIdx="3" presStyleCnt="6">
        <dgm:presLayoutVars>
          <dgm:bulletEnabled val="1"/>
        </dgm:presLayoutVars>
      </dgm:prSet>
      <dgm:spPr/>
    </dgm:pt>
    <dgm:pt modelId="{266A323D-34F6-4171-BD3B-68428B9C0D41}" type="pres">
      <dgm:prSet presAssocID="{E80B76F0-3A61-4B20-9F93-C0FF6959DCB6}" presName="Name9" presStyleLbl="parChTrans1D2" presStyleIdx="4" presStyleCnt="6"/>
      <dgm:spPr/>
    </dgm:pt>
    <dgm:pt modelId="{AEDA094F-739E-45DA-84DE-3D210B80AFB4}" type="pres">
      <dgm:prSet presAssocID="{E80B76F0-3A61-4B20-9F93-C0FF6959DCB6}" presName="connTx" presStyleLbl="parChTrans1D2" presStyleIdx="4" presStyleCnt="6"/>
      <dgm:spPr/>
    </dgm:pt>
    <dgm:pt modelId="{134837DA-A689-41D6-B320-E32C77A82422}" type="pres">
      <dgm:prSet presAssocID="{B2302AAB-59F0-462B-8E09-781ABEDC5F97}" presName="node" presStyleLbl="node1" presStyleIdx="4" presStyleCnt="6">
        <dgm:presLayoutVars>
          <dgm:bulletEnabled val="1"/>
        </dgm:presLayoutVars>
      </dgm:prSet>
      <dgm:spPr/>
    </dgm:pt>
    <dgm:pt modelId="{0ACC3F5B-8C56-4F12-85D0-DC9CCA86FD08}" type="pres">
      <dgm:prSet presAssocID="{9E38FC4E-2089-4DE9-8076-2187B5D847B6}" presName="Name9" presStyleLbl="parChTrans1D2" presStyleIdx="5" presStyleCnt="6"/>
      <dgm:spPr/>
    </dgm:pt>
    <dgm:pt modelId="{326F1F2F-BC8D-4F86-A036-1E0F18A8B3BC}" type="pres">
      <dgm:prSet presAssocID="{9E38FC4E-2089-4DE9-8076-2187B5D847B6}" presName="connTx" presStyleLbl="parChTrans1D2" presStyleIdx="5" presStyleCnt="6"/>
      <dgm:spPr/>
    </dgm:pt>
    <dgm:pt modelId="{29F66A10-4C6B-4FFD-A0AF-AB4FEF8856C5}" type="pres">
      <dgm:prSet presAssocID="{7FA13999-8F61-411B-A1CC-3470C6A085BE}" presName="node" presStyleLbl="node1" presStyleIdx="5" presStyleCnt="6">
        <dgm:presLayoutVars>
          <dgm:bulletEnabled val="1"/>
        </dgm:presLayoutVars>
      </dgm:prSet>
      <dgm:spPr/>
    </dgm:pt>
  </dgm:ptLst>
  <dgm:cxnLst>
    <dgm:cxn modelId="{0F66FAE4-15A9-46F9-B67E-03AC1259322D}" type="presOf" srcId="{A5CA6CDF-CD25-4B62-BF09-0036F5E4BFD7}" destId="{1A8EAD76-62B0-43CE-BCD3-FF20E944219B}" srcOrd="0" destOrd="0" presId="urn:microsoft.com/office/officeart/2005/8/layout/radial1"/>
    <dgm:cxn modelId="{8C38AF76-46E5-4E71-A976-719B6D4E328D}" type="presOf" srcId="{7FA13999-8F61-411B-A1CC-3470C6A085BE}" destId="{29F66A10-4C6B-4FFD-A0AF-AB4FEF8856C5}" srcOrd="0" destOrd="0" presId="urn:microsoft.com/office/officeart/2005/8/layout/radial1"/>
    <dgm:cxn modelId="{6E71565C-584F-4DF0-8760-4D4CB91AA873}" type="presOf" srcId="{CEC267C1-C488-44D1-B979-59F6029248D2}" destId="{D837B4DD-30E1-4830-A0D9-10A8EDE29264}" srcOrd="0" destOrd="0" presId="urn:microsoft.com/office/officeart/2005/8/layout/radial1"/>
    <dgm:cxn modelId="{0D341BDA-9A3E-4368-B9A5-2F6F46AF5CD5}" type="presOf" srcId="{FD7103CE-8F5C-4772-B807-C00AD28297CB}" destId="{9702EF7E-FC23-40BB-8044-6A59B125A488}" srcOrd="0" destOrd="0" presId="urn:microsoft.com/office/officeart/2005/8/layout/radial1"/>
    <dgm:cxn modelId="{9EB341E0-0A92-4A4C-9DA4-453E43074C3E}" type="presOf" srcId="{B7016E53-DFE6-479A-91D1-0FE7AAE3BF10}" destId="{D8129DEB-4395-43CE-8357-31E71E4E246B}" srcOrd="0" destOrd="0" presId="urn:microsoft.com/office/officeart/2005/8/layout/radial1"/>
    <dgm:cxn modelId="{4FE9EAFF-5B26-41AF-8DD9-2FC8288A9BD2}" type="presOf" srcId="{74F34E74-AEB8-4ED6-847C-E83F2936B4FA}" destId="{2CA68E3D-E383-4BEE-9802-0601E5F3910C}" srcOrd="0" destOrd="0" presId="urn:microsoft.com/office/officeart/2005/8/layout/radial1"/>
    <dgm:cxn modelId="{AEF38435-F4FC-4EA7-8D34-617D3E8F5219}" type="presOf" srcId="{B7016E53-DFE6-479A-91D1-0FE7AAE3BF10}" destId="{38751465-3033-4840-A996-246ED63212B8}" srcOrd="1" destOrd="0" presId="urn:microsoft.com/office/officeart/2005/8/layout/radial1"/>
    <dgm:cxn modelId="{17709149-8925-4417-9102-571A483255D3}" type="presOf" srcId="{B2302AAB-59F0-462B-8E09-781ABEDC5F97}" destId="{134837DA-A689-41D6-B320-E32C77A82422}" srcOrd="0" destOrd="0" presId="urn:microsoft.com/office/officeart/2005/8/layout/radial1"/>
    <dgm:cxn modelId="{3273C886-622C-402A-A6F4-B301CE305A6D}" srcId="{CEC267C1-C488-44D1-B979-59F6029248D2}" destId="{7B721F7D-E46C-4AC0-B731-8005DE5A0FDF}" srcOrd="0" destOrd="0" parTransId="{0338E222-1F17-49A0-9500-4908D328BA22}" sibTransId="{18EB3E67-7D35-4A5A-893C-8FAA22AD1896}"/>
    <dgm:cxn modelId="{717D26EE-71CA-4336-AC3B-EC6C59BCA74E}" type="presOf" srcId="{3F7C8AFB-753C-4ABE-A68C-BBAA386C93CF}" destId="{8BB1C034-52D9-49B7-A07D-7413A38F379E}" srcOrd="0" destOrd="0" presId="urn:microsoft.com/office/officeart/2005/8/layout/radial1"/>
    <dgm:cxn modelId="{465157FB-C5EB-4555-8C17-4C24FDC6F31A}" type="presOf" srcId="{7B721F7D-E46C-4AC0-B731-8005DE5A0FDF}" destId="{1DBBBC11-EE5C-4D29-A077-CA713B084F07}" srcOrd="0" destOrd="0" presId="urn:microsoft.com/office/officeart/2005/8/layout/radial1"/>
    <dgm:cxn modelId="{1536F694-2E6B-4FDC-AD76-4AD9E471EAA6}" type="presOf" srcId="{2541EA51-498F-4BBB-B53F-DB9EB40FA2D7}" destId="{514AFD7A-18FF-45FC-9737-D046142442F0}" srcOrd="0" destOrd="0" presId="urn:microsoft.com/office/officeart/2005/8/layout/radial1"/>
    <dgm:cxn modelId="{2BF86217-E8B4-4D86-81C3-90ACC7C6F95F}" type="presOf" srcId="{E80B76F0-3A61-4B20-9F93-C0FF6959DCB6}" destId="{266A323D-34F6-4171-BD3B-68428B9C0D41}" srcOrd="0" destOrd="0" presId="urn:microsoft.com/office/officeart/2005/8/layout/radial1"/>
    <dgm:cxn modelId="{66313D7C-F79E-456D-B449-D384576E4B28}" type="presOf" srcId="{0338E222-1F17-49A0-9500-4908D328BA22}" destId="{7ACF8A4D-64F5-436C-A25F-7768B5D3A041}" srcOrd="0" destOrd="0" presId="urn:microsoft.com/office/officeart/2005/8/layout/radial1"/>
    <dgm:cxn modelId="{77C2292D-33C3-4B7C-B071-149631CB1506}" srcId="{CEC267C1-C488-44D1-B979-59F6029248D2}" destId="{B2302AAB-59F0-462B-8E09-781ABEDC5F97}" srcOrd="4" destOrd="0" parTransId="{E80B76F0-3A61-4B20-9F93-C0FF6959DCB6}" sibTransId="{42EB171E-4734-4162-BAE2-BB80605963A0}"/>
    <dgm:cxn modelId="{AC2019F2-434C-4C73-AB30-0E232D7FD9AF}" type="presOf" srcId="{E80B76F0-3A61-4B20-9F93-C0FF6959DCB6}" destId="{AEDA094F-739E-45DA-84DE-3D210B80AFB4}" srcOrd="1" destOrd="0" presId="urn:microsoft.com/office/officeart/2005/8/layout/radial1"/>
    <dgm:cxn modelId="{6E14A01D-AC3F-4AA4-B7D9-C60EA70F1514}" type="presOf" srcId="{3F7C8AFB-753C-4ABE-A68C-BBAA386C93CF}" destId="{48C07F0A-3339-462C-AA3B-1D1F32C11DF4}" srcOrd="1" destOrd="0" presId="urn:microsoft.com/office/officeart/2005/8/layout/radial1"/>
    <dgm:cxn modelId="{2DF34AC7-ECED-42F4-A86C-E943B9E6A4CF}" type="presOf" srcId="{8F1674B0-766C-4E7F-857F-54680C6282D8}" destId="{AB725286-4630-45F6-A605-141D33208EF5}" srcOrd="0" destOrd="0" presId="urn:microsoft.com/office/officeart/2005/8/layout/radial1"/>
    <dgm:cxn modelId="{F3C8F51D-E29C-4FF4-9B00-4B47CA992FC8}" srcId="{CEC267C1-C488-44D1-B979-59F6029248D2}" destId="{FD7103CE-8F5C-4772-B807-C00AD28297CB}" srcOrd="1" destOrd="0" parTransId="{B7016E53-DFE6-479A-91D1-0FE7AAE3BF10}" sibTransId="{67BC680D-EDE4-4A89-9E01-47FAEF289851}"/>
    <dgm:cxn modelId="{B95C3420-59D5-4FBC-9569-BA37DD436D72}" srcId="{A5CA6CDF-CD25-4B62-BF09-0036F5E4BFD7}" destId="{CEC267C1-C488-44D1-B979-59F6029248D2}" srcOrd="0" destOrd="0" parTransId="{B729311F-7A39-486E-A257-A487C67C79D1}" sibTransId="{3C8F03D7-642D-43D2-82F1-831BDC10FE04}"/>
    <dgm:cxn modelId="{8860E733-A96A-47FA-B37A-5C4FEAB13855}" srcId="{CEC267C1-C488-44D1-B979-59F6029248D2}" destId="{74F34E74-AEB8-4ED6-847C-E83F2936B4FA}" srcOrd="3" destOrd="0" parTransId="{3F7C8AFB-753C-4ABE-A68C-BBAA386C93CF}" sibTransId="{65C8B35C-DCFD-4F28-A03F-EB08A7AEAC67}"/>
    <dgm:cxn modelId="{6ECBD662-3AB9-477E-986B-94FE5A79D858}" type="presOf" srcId="{0338E222-1F17-49A0-9500-4908D328BA22}" destId="{35992027-86AD-4A31-AD69-0C64E352BD90}" srcOrd="1" destOrd="0" presId="urn:microsoft.com/office/officeart/2005/8/layout/radial1"/>
    <dgm:cxn modelId="{E3BD7F64-13AD-4E41-B62A-D445334B9EA2}" srcId="{CEC267C1-C488-44D1-B979-59F6029248D2}" destId="{7FA13999-8F61-411B-A1CC-3470C6A085BE}" srcOrd="5" destOrd="0" parTransId="{9E38FC4E-2089-4DE9-8076-2187B5D847B6}" sibTransId="{DF248906-05BD-4905-A5B3-DD0714C46095}"/>
    <dgm:cxn modelId="{5432CEBD-51C4-446E-9FE4-567BE08FF498}" type="presOf" srcId="{9E38FC4E-2089-4DE9-8076-2187B5D847B6}" destId="{0ACC3F5B-8C56-4F12-85D0-DC9CCA86FD08}" srcOrd="0" destOrd="0" presId="urn:microsoft.com/office/officeart/2005/8/layout/radial1"/>
    <dgm:cxn modelId="{1CBCE451-7993-4C35-9046-CBE3C7640FF6}" srcId="{CEC267C1-C488-44D1-B979-59F6029248D2}" destId="{2541EA51-498F-4BBB-B53F-DB9EB40FA2D7}" srcOrd="2" destOrd="0" parTransId="{8F1674B0-766C-4E7F-857F-54680C6282D8}" sibTransId="{C49EF05B-2AA8-4900-AB8B-491A945D2F00}"/>
    <dgm:cxn modelId="{3C7B624A-7173-4421-AC87-0FECAF19F5D4}" type="presOf" srcId="{8F1674B0-766C-4E7F-857F-54680C6282D8}" destId="{5494B620-82B4-4378-AC35-410CE335E32E}" srcOrd="1" destOrd="0" presId="urn:microsoft.com/office/officeart/2005/8/layout/radial1"/>
    <dgm:cxn modelId="{94AEE534-D63E-42D8-AB8B-3F99885942FA}" type="presOf" srcId="{9E38FC4E-2089-4DE9-8076-2187B5D847B6}" destId="{326F1F2F-BC8D-4F86-A036-1E0F18A8B3BC}" srcOrd="1" destOrd="0" presId="urn:microsoft.com/office/officeart/2005/8/layout/radial1"/>
    <dgm:cxn modelId="{B3BB36ED-0CD2-4F4E-91CE-000E0CB4F0F8}" type="presParOf" srcId="{1A8EAD76-62B0-43CE-BCD3-FF20E944219B}" destId="{D837B4DD-30E1-4830-A0D9-10A8EDE29264}" srcOrd="0" destOrd="0" presId="urn:microsoft.com/office/officeart/2005/8/layout/radial1"/>
    <dgm:cxn modelId="{3700DDD5-3657-42C0-9039-FE65DF29D153}" type="presParOf" srcId="{1A8EAD76-62B0-43CE-BCD3-FF20E944219B}" destId="{7ACF8A4D-64F5-436C-A25F-7768B5D3A041}" srcOrd="1" destOrd="0" presId="urn:microsoft.com/office/officeart/2005/8/layout/radial1"/>
    <dgm:cxn modelId="{62C31168-4594-47FD-A1F4-FDA31D441D2F}" type="presParOf" srcId="{7ACF8A4D-64F5-436C-A25F-7768B5D3A041}" destId="{35992027-86AD-4A31-AD69-0C64E352BD90}" srcOrd="0" destOrd="0" presId="urn:microsoft.com/office/officeart/2005/8/layout/radial1"/>
    <dgm:cxn modelId="{93F34F94-7FA7-4C1D-9E1C-95E4C0B7F776}" type="presParOf" srcId="{1A8EAD76-62B0-43CE-BCD3-FF20E944219B}" destId="{1DBBBC11-EE5C-4D29-A077-CA713B084F07}" srcOrd="2" destOrd="0" presId="urn:microsoft.com/office/officeart/2005/8/layout/radial1"/>
    <dgm:cxn modelId="{5C9A4CCB-A003-4D64-8C57-F768CDD783E1}" type="presParOf" srcId="{1A8EAD76-62B0-43CE-BCD3-FF20E944219B}" destId="{D8129DEB-4395-43CE-8357-31E71E4E246B}" srcOrd="3" destOrd="0" presId="urn:microsoft.com/office/officeart/2005/8/layout/radial1"/>
    <dgm:cxn modelId="{785B5914-0A39-4061-A7C0-D3DE7A4FA1A7}" type="presParOf" srcId="{D8129DEB-4395-43CE-8357-31E71E4E246B}" destId="{38751465-3033-4840-A996-246ED63212B8}" srcOrd="0" destOrd="0" presId="urn:microsoft.com/office/officeart/2005/8/layout/radial1"/>
    <dgm:cxn modelId="{96AE7ABE-B267-4115-AEBA-771A34A4C38D}" type="presParOf" srcId="{1A8EAD76-62B0-43CE-BCD3-FF20E944219B}" destId="{9702EF7E-FC23-40BB-8044-6A59B125A488}" srcOrd="4" destOrd="0" presId="urn:microsoft.com/office/officeart/2005/8/layout/radial1"/>
    <dgm:cxn modelId="{2CB923B8-A30B-4280-AA64-98BB53699C75}" type="presParOf" srcId="{1A8EAD76-62B0-43CE-BCD3-FF20E944219B}" destId="{AB725286-4630-45F6-A605-141D33208EF5}" srcOrd="5" destOrd="0" presId="urn:microsoft.com/office/officeart/2005/8/layout/radial1"/>
    <dgm:cxn modelId="{4B039247-638B-489F-A07B-6D11C3301ACA}" type="presParOf" srcId="{AB725286-4630-45F6-A605-141D33208EF5}" destId="{5494B620-82B4-4378-AC35-410CE335E32E}" srcOrd="0" destOrd="0" presId="urn:microsoft.com/office/officeart/2005/8/layout/radial1"/>
    <dgm:cxn modelId="{A8CB2A96-4F17-44C6-9C5D-DCD542380015}" type="presParOf" srcId="{1A8EAD76-62B0-43CE-BCD3-FF20E944219B}" destId="{514AFD7A-18FF-45FC-9737-D046142442F0}" srcOrd="6" destOrd="0" presId="urn:microsoft.com/office/officeart/2005/8/layout/radial1"/>
    <dgm:cxn modelId="{8AC9B2D5-49CC-46E7-8DED-4389DB705EAD}" type="presParOf" srcId="{1A8EAD76-62B0-43CE-BCD3-FF20E944219B}" destId="{8BB1C034-52D9-49B7-A07D-7413A38F379E}" srcOrd="7" destOrd="0" presId="urn:microsoft.com/office/officeart/2005/8/layout/radial1"/>
    <dgm:cxn modelId="{A6C2F4C8-643B-4742-8CAB-48101577A601}" type="presParOf" srcId="{8BB1C034-52D9-49B7-A07D-7413A38F379E}" destId="{48C07F0A-3339-462C-AA3B-1D1F32C11DF4}" srcOrd="0" destOrd="0" presId="urn:microsoft.com/office/officeart/2005/8/layout/radial1"/>
    <dgm:cxn modelId="{801AB990-A56F-4E3A-98D0-091572EB5047}" type="presParOf" srcId="{1A8EAD76-62B0-43CE-BCD3-FF20E944219B}" destId="{2CA68E3D-E383-4BEE-9802-0601E5F3910C}" srcOrd="8" destOrd="0" presId="urn:microsoft.com/office/officeart/2005/8/layout/radial1"/>
    <dgm:cxn modelId="{10A85C5F-C0A2-47D5-B8CF-EACCD6598830}" type="presParOf" srcId="{1A8EAD76-62B0-43CE-BCD3-FF20E944219B}" destId="{266A323D-34F6-4171-BD3B-68428B9C0D41}" srcOrd="9" destOrd="0" presId="urn:microsoft.com/office/officeart/2005/8/layout/radial1"/>
    <dgm:cxn modelId="{2A76AE12-DAB2-4846-B18E-BC6081CF7591}" type="presParOf" srcId="{266A323D-34F6-4171-BD3B-68428B9C0D41}" destId="{AEDA094F-739E-45DA-84DE-3D210B80AFB4}" srcOrd="0" destOrd="0" presId="urn:microsoft.com/office/officeart/2005/8/layout/radial1"/>
    <dgm:cxn modelId="{F6DE8DF0-F6B0-4C79-BC9F-EB38A2B66428}" type="presParOf" srcId="{1A8EAD76-62B0-43CE-BCD3-FF20E944219B}" destId="{134837DA-A689-41D6-B320-E32C77A82422}" srcOrd="10" destOrd="0" presId="urn:microsoft.com/office/officeart/2005/8/layout/radial1"/>
    <dgm:cxn modelId="{F576D294-3E75-4350-B784-0821757DF495}" type="presParOf" srcId="{1A8EAD76-62B0-43CE-BCD3-FF20E944219B}" destId="{0ACC3F5B-8C56-4F12-85D0-DC9CCA86FD08}" srcOrd="11" destOrd="0" presId="urn:microsoft.com/office/officeart/2005/8/layout/radial1"/>
    <dgm:cxn modelId="{B8697FD7-7FAF-4C6A-A2B3-8139FC784378}" type="presParOf" srcId="{0ACC3F5B-8C56-4F12-85D0-DC9CCA86FD08}" destId="{326F1F2F-BC8D-4F86-A036-1E0F18A8B3BC}" srcOrd="0" destOrd="0" presId="urn:microsoft.com/office/officeart/2005/8/layout/radial1"/>
    <dgm:cxn modelId="{D0635AFE-095E-454F-AC65-5137985EB3A7}" type="presParOf" srcId="{1A8EAD76-62B0-43CE-BCD3-FF20E944219B}" destId="{29F66A10-4C6B-4FFD-A0AF-AB4FEF8856C5}" srcOrd="12" destOrd="0" presId="urn:microsoft.com/office/officeart/2005/8/layout/radial1"/>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37B4DD-30E1-4830-A0D9-10A8EDE29264}">
      <dsp:nvSpPr>
        <dsp:cNvPr id="0" name=""/>
        <dsp:cNvSpPr/>
      </dsp:nvSpPr>
      <dsp:spPr>
        <a:xfrm>
          <a:off x="1350330" y="1308420"/>
          <a:ext cx="1003929" cy="10039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R="0" lvl="0" algn="ctr" defTabSz="577850" rtl="0">
            <a:lnSpc>
              <a:spcPct val="90000"/>
            </a:lnSpc>
            <a:spcBef>
              <a:spcPct val="0"/>
            </a:spcBef>
            <a:spcAft>
              <a:spcPct val="35000"/>
            </a:spcAft>
          </a:pPr>
          <a:r>
            <a:rPr lang="cs-CZ" sz="1300" b="1" kern="1200" baseline="0" smtClean="0">
              <a:latin typeface="Calibri"/>
            </a:rPr>
            <a:t>UČEBNICE</a:t>
          </a:r>
          <a:endParaRPr lang="cs-CZ" sz="1300" kern="1200" smtClean="0"/>
        </a:p>
      </dsp:txBody>
      <dsp:txXfrm>
        <a:off x="1350330" y="1308420"/>
        <a:ext cx="1003929" cy="1003929"/>
      </dsp:txXfrm>
    </dsp:sp>
    <dsp:sp modelId="{7ACF8A4D-64F5-436C-A25F-7768B5D3A041}">
      <dsp:nvSpPr>
        <dsp:cNvPr id="0" name=""/>
        <dsp:cNvSpPr/>
      </dsp:nvSpPr>
      <dsp:spPr>
        <a:xfrm rot="16200000">
          <a:off x="1700920" y="1132656"/>
          <a:ext cx="302748" cy="48779"/>
        </a:xfrm>
        <a:custGeom>
          <a:avLst/>
          <a:gdLst/>
          <a:ahLst/>
          <a:cxnLst/>
          <a:rect l="0" t="0" r="0" b="0"/>
          <a:pathLst>
            <a:path>
              <a:moveTo>
                <a:pt x="0" y="24389"/>
              </a:moveTo>
              <a:lnTo>
                <a:pt x="302748" y="243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cs-CZ" sz="500" kern="1200"/>
        </a:p>
      </dsp:txBody>
      <dsp:txXfrm rot="16200000">
        <a:off x="1844726" y="1149477"/>
        <a:ext cx="15137" cy="15137"/>
      </dsp:txXfrm>
    </dsp:sp>
    <dsp:sp modelId="{1DBBBC11-EE5C-4D29-A077-CA713B084F07}">
      <dsp:nvSpPr>
        <dsp:cNvPr id="0" name=""/>
        <dsp:cNvSpPr/>
      </dsp:nvSpPr>
      <dsp:spPr>
        <a:xfrm>
          <a:off x="1350330" y="1742"/>
          <a:ext cx="1003929" cy="10039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cs-CZ" sz="1400" b="1" kern="1200" baseline="0" smtClean="0">
              <a:latin typeface="Calibri"/>
            </a:rPr>
            <a:t>Výukové prostory</a:t>
          </a:r>
          <a:endParaRPr lang="cs-CZ" sz="1400" kern="1200" smtClean="0"/>
        </a:p>
      </dsp:txBody>
      <dsp:txXfrm>
        <a:off x="1350330" y="1742"/>
        <a:ext cx="1003929" cy="1003929"/>
      </dsp:txXfrm>
    </dsp:sp>
    <dsp:sp modelId="{D8129DEB-4395-43CE-8357-31E71E4E246B}">
      <dsp:nvSpPr>
        <dsp:cNvPr id="0" name=""/>
        <dsp:cNvSpPr/>
      </dsp:nvSpPr>
      <dsp:spPr>
        <a:xfrm rot="19800000">
          <a:off x="2266728" y="1459325"/>
          <a:ext cx="302748" cy="48779"/>
        </a:xfrm>
        <a:custGeom>
          <a:avLst/>
          <a:gdLst/>
          <a:ahLst/>
          <a:cxnLst/>
          <a:rect l="0" t="0" r="0" b="0"/>
          <a:pathLst>
            <a:path>
              <a:moveTo>
                <a:pt x="0" y="24389"/>
              </a:moveTo>
              <a:lnTo>
                <a:pt x="302748" y="243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cs-CZ" sz="500" kern="1200"/>
        </a:p>
      </dsp:txBody>
      <dsp:txXfrm rot="19800000">
        <a:off x="2410534" y="1476146"/>
        <a:ext cx="15137" cy="15137"/>
      </dsp:txXfrm>
    </dsp:sp>
    <dsp:sp modelId="{9702EF7E-FC23-40BB-8044-6A59B125A488}">
      <dsp:nvSpPr>
        <dsp:cNvPr id="0" name=""/>
        <dsp:cNvSpPr/>
      </dsp:nvSpPr>
      <dsp:spPr>
        <a:xfrm>
          <a:off x="2481946" y="655081"/>
          <a:ext cx="1003929" cy="10039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cs-CZ" sz="1400" b="1" kern="1200" baseline="0" smtClean="0">
              <a:latin typeface="Calibri"/>
            </a:rPr>
            <a:t>Učební</a:t>
          </a:r>
        </a:p>
        <a:p>
          <a:pPr marR="0" lvl="0" algn="ctr" defTabSz="622300" rtl="0">
            <a:lnSpc>
              <a:spcPct val="90000"/>
            </a:lnSpc>
            <a:spcBef>
              <a:spcPct val="0"/>
            </a:spcBef>
            <a:spcAft>
              <a:spcPct val="35000"/>
            </a:spcAft>
          </a:pPr>
          <a:r>
            <a:rPr lang="cs-CZ" sz="1400" b="1" kern="1200" baseline="0" smtClean="0">
              <a:latin typeface="Calibri"/>
            </a:rPr>
            <a:t>Pomůc-ky</a:t>
          </a:r>
          <a:endParaRPr lang="cs-CZ" sz="1400" kern="1200" smtClean="0"/>
        </a:p>
      </dsp:txBody>
      <dsp:txXfrm>
        <a:off x="2481946" y="655081"/>
        <a:ext cx="1003929" cy="1003929"/>
      </dsp:txXfrm>
    </dsp:sp>
    <dsp:sp modelId="{AB725286-4630-45F6-A605-141D33208EF5}">
      <dsp:nvSpPr>
        <dsp:cNvPr id="0" name=""/>
        <dsp:cNvSpPr/>
      </dsp:nvSpPr>
      <dsp:spPr>
        <a:xfrm rot="1800000">
          <a:off x="2266728" y="2112664"/>
          <a:ext cx="302748" cy="48779"/>
        </a:xfrm>
        <a:custGeom>
          <a:avLst/>
          <a:gdLst/>
          <a:ahLst/>
          <a:cxnLst/>
          <a:rect l="0" t="0" r="0" b="0"/>
          <a:pathLst>
            <a:path>
              <a:moveTo>
                <a:pt x="0" y="24389"/>
              </a:moveTo>
              <a:lnTo>
                <a:pt x="302748" y="243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cs-CZ" sz="500" kern="1200"/>
        </a:p>
      </dsp:txBody>
      <dsp:txXfrm rot="1800000">
        <a:off x="2410534" y="2129485"/>
        <a:ext cx="15137" cy="15137"/>
      </dsp:txXfrm>
    </dsp:sp>
    <dsp:sp modelId="{514AFD7A-18FF-45FC-9737-D046142442F0}">
      <dsp:nvSpPr>
        <dsp:cNvPr id="0" name=""/>
        <dsp:cNvSpPr/>
      </dsp:nvSpPr>
      <dsp:spPr>
        <a:xfrm>
          <a:off x="2481946" y="1961759"/>
          <a:ext cx="1003929" cy="10039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cs-CZ" sz="1400" b="1" kern="1200" baseline="0" smtClean="0">
              <a:latin typeface="Calibri"/>
            </a:rPr>
            <a:t>Didaktic - ká technika</a:t>
          </a:r>
          <a:endParaRPr lang="cs-CZ" sz="1400" kern="1200" smtClean="0"/>
        </a:p>
      </dsp:txBody>
      <dsp:txXfrm>
        <a:off x="2481946" y="1961759"/>
        <a:ext cx="1003929" cy="1003929"/>
      </dsp:txXfrm>
    </dsp:sp>
    <dsp:sp modelId="{8BB1C034-52D9-49B7-A07D-7413A38F379E}">
      <dsp:nvSpPr>
        <dsp:cNvPr id="0" name=""/>
        <dsp:cNvSpPr/>
      </dsp:nvSpPr>
      <dsp:spPr>
        <a:xfrm rot="5400000">
          <a:off x="1700920" y="2439334"/>
          <a:ext cx="302748" cy="48779"/>
        </a:xfrm>
        <a:custGeom>
          <a:avLst/>
          <a:gdLst/>
          <a:ahLst/>
          <a:cxnLst/>
          <a:rect l="0" t="0" r="0" b="0"/>
          <a:pathLst>
            <a:path>
              <a:moveTo>
                <a:pt x="0" y="24389"/>
              </a:moveTo>
              <a:lnTo>
                <a:pt x="302748" y="243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cs-CZ" sz="500" kern="1200"/>
        </a:p>
      </dsp:txBody>
      <dsp:txXfrm rot="5400000">
        <a:off x="1844726" y="2456155"/>
        <a:ext cx="15137" cy="15137"/>
      </dsp:txXfrm>
    </dsp:sp>
    <dsp:sp modelId="{2CA68E3D-E383-4BEE-9802-0601E5F3910C}">
      <dsp:nvSpPr>
        <dsp:cNvPr id="0" name=""/>
        <dsp:cNvSpPr/>
      </dsp:nvSpPr>
      <dsp:spPr>
        <a:xfrm>
          <a:off x="1350330" y="2615098"/>
          <a:ext cx="1003929" cy="10039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cs-CZ" sz="1400" b="1" kern="1200" baseline="0" smtClean="0">
              <a:latin typeface="Calibri"/>
            </a:rPr>
            <a:t>Školní</a:t>
          </a:r>
        </a:p>
        <a:p>
          <a:pPr marR="0" lvl="0" algn="ctr" defTabSz="622300" rtl="0">
            <a:lnSpc>
              <a:spcPct val="90000"/>
            </a:lnSpc>
            <a:spcBef>
              <a:spcPct val="0"/>
            </a:spcBef>
            <a:spcAft>
              <a:spcPct val="35000"/>
            </a:spcAft>
          </a:pPr>
          <a:r>
            <a:rPr lang="cs-CZ" sz="1400" b="1" kern="1200" baseline="0" smtClean="0">
              <a:latin typeface="Calibri"/>
            </a:rPr>
            <a:t>zařízení</a:t>
          </a:r>
          <a:endParaRPr lang="cs-CZ" sz="1400" kern="1200" smtClean="0"/>
        </a:p>
      </dsp:txBody>
      <dsp:txXfrm>
        <a:off x="1350330" y="2615098"/>
        <a:ext cx="1003929" cy="1003929"/>
      </dsp:txXfrm>
    </dsp:sp>
    <dsp:sp modelId="{266A323D-34F6-4171-BD3B-68428B9C0D41}">
      <dsp:nvSpPr>
        <dsp:cNvPr id="0" name=""/>
        <dsp:cNvSpPr/>
      </dsp:nvSpPr>
      <dsp:spPr>
        <a:xfrm rot="9000000">
          <a:off x="1135112" y="2112664"/>
          <a:ext cx="302748" cy="48779"/>
        </a:xfrm>
        <a:custGeom>
          <a:avLst/>
          <a:gdLst/>
          <a:ahLst/>
          <a:cxnLst/>
          <a:rect l="0" t="0" r="0" b="0"/>
          <a:pathLst>
            <a:path>
              <a:moveTo>
                <a:pt x="0" y="24389"/>
              </a:moveTo>
              <a:lnTo>
                <a:pt x="302748" y="243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cs-CZ" sz="500" kern="1200"/>
        </a:p>
      </dsp:txBody>
      <dsp:txXfrm rot="9000000">
        <a:off x="1278918" y="2129485"/>
        <a:ext cx="15137" cy="15137"/>
      </dsp:txXfrm>
    </dsp:sp>
    <dsp:sp modelId="{134837DA-A689-41D6-B320-E32C77A82422}">
      <dsp:nvSpPr>
        <dsp:cNvPr id="0" name=""/>
        <dsp:cNvSpPr/>
      </dsp:nvSpPr>
      <dsp:spPr>
        <a:xfrm>
          <a:off x="218713" y="1961759"/>
          <a:ext cx="1003929" cy="10039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cs-CZ" sz="1400" b="1" kern="1200" baseline="0" smtClean="0">
              <a:latin typeface="Calibri"/>
            </a:rPr>
            <a:t>Školní potřeby</a:t>
          </a:r>
          <a:endParaRPr lang="cs-CZ" sz="1400" kern="1200" smtClean="0"/>
        </a:p>
      </dsp:txBody>
      <dsp:txXfrm>
        <a:off x="218713" y="1961759"/>
        <a:ext cx="1003929" cy="1003929"/>
      </dsp:txXfrm>
    </dsp:sp>
    <dsp:sp modelId="{0ACC3F5B-8C56-4F12-85D0-DC9CCA86FD08}">
      <dsp:nvSpPr>
        <dsp:cNvPr id="0" name=""/>
        <dsp:cNvSpPr/>
      </dsp:nvSpPr>
      <dsp:spPr>
        <a:xfrm rot="12600000">
          <a:off x="1135112" y="1459325"/>
          <a:ext cx="302748" cy="48779"/>
        </a:xfrm>
        <a:custGeom>
          <a:avLst/>
          <a:gdLst/>
          <a:ahLst/>
          <a:cxnLst/>
          <a:rect l="0" t="0" r="0" b="0"/>
          <a:pathLst>
            <a:path>
              <a:moveTo>
                <a:pt x="0" y="24389"/>
              </a:moveTo>
              <a:lnTo>
                <a:pt x="302748" y="243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cs-CZ" sz="500" kern="1200"/>
        </a:p>
      </dsp:txBody>
      <dsp:txXfrm rot="12600000">
        <a:off x="1278918" y="1476146"/>
        <a:ext cx="15137" cy="15137"/>
      </dsp:txXfrm>
    </dsp:sp>
    <dsp:sp modelId="{29F66A10-4C6B-4FFD-A0AF-AB4FEF8856C5}">
      <dsp:nvSpPr>
        <dsp:cNvPr id="0" name=""/>
        <dsp:cNvSpPr/>
      </dsp:nvSpPr>
      <dsp:spPr>
        <a:xfrm>
          <a:off x="218713" y="655081"/>
          <a:ext cx="1003929" cy="10039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cs-CZ" sz="1400" b="1" kern="1200" baseline="0" smtClean="0">
              <a:latin typeface="Calibri"/>
            </a:rPr>
            <a:t>Metodic - ké pomůcky</a:t>
          </a:r>
          <a:endParaRPr lang="cs-CZ" sz="1400" kern="1200" smtClean="0"/>
        </a:p>
      </dsp:txBody>
      <dsp:txXfrm>
        <a:off x="218713" y="655081"/>
        <a:ext cx="1003929" cy="1003929"/>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22350</Words>
  <Characters>131868</Characters>
  <Application>Microsoft Office Word</Application>
  <DocSecurity>0</DocSecurity>
  <Lines>1098</Lines>
  <Paragraphs>307</Paragraphs>
  <ScaleCrop>false</ScaleCrop>
  <HeadingPairs>
    <vt:vector size="2" baseType="variant">
      <vt:variant>
        <vt:lpstr>Název</vt:lpstr>
      </vt:variant>
      <vt:variant>
        <vt:i4>1</vt:i4>
      </vt:variant>
    </vt:vector>
  </HeadingPairs>
  <TitlesOfParts>
    <vt:vector size="1" baseType="lpstr">
      <vt:lpstr>Využití počítače ve vyučování</vt:lpstr>
    </vt:vector>
  </TitlesOfParts>
  <Company>PdF MU Brno</Company>
  <LinksUpToDate>false</LinksUpToDate>
  <CharactersWithSpaces>153911</CharactersWithSpaces>
  <SharedDoc>false</SharedDoc>
  <HLinks>
    <vt:vector size="600" baseType="variant">
      <vt:variant>
        <vt:i4>1507413</vt:i4>
      </vt:variant>
      <vt:variant>
        <vt:i4>246</vt:i4>
      </vt:variant>
      <vt:variant>
        <vt:i4>0</vt:i4>
      </vt:variant>
      <vt:variant>
        <vt:i4>5</vt:i4>
      </vt:variant>
      <vt:variant>
        <vt:lpwstr>http://www.seznam.cz/</vt:lpwstr>
      </vt:variant>
      <vt:variant>
        <vt:lpwstr/>
      </vt:variant>
      <vt:variant>
        <vt:i4>1507413</vt:i4>
      </vt:variant>
      <vt:variant>
        <vt:i4>240</vt:i4>
      </vt:variant>
      <vt:variant>
        <vt:i4>0</vt:i4>
      </vt:variant>
      <vt:variant>
        <vt:i4>5</vt:i4>
      </vt:variant>
      <vt:variant>
        <vt:lpwstr>http://www.seznam.cz/</vt:lpwstr>
      </vt:variant>
      <vt:variant>
        <vt:lpwstr/>
      </vt:variant>
      <vt:variant>
        <vt:i4>2555991</vt:i4>
      </vt:variant>
      <vt:variant>
        <vt:i4>237</vt:i4>
      </vt:variant>
      <vt:variant>
        <vt:i4>0</vt:i4>
      </vt:variant>
      <vt:variant>
        <vt:i4>5</vt:i4>
      </vt:variant>
      <vt:variant>
        <vt:lpwstr/>
      </vt:variant>
      <vt:variant>
        <vt:lpwstr>_Technická_charakteristika_vybrané_m_3</vt:lpwstr>
      </vt:variant>
      <vt:variant>
        <vt:i4>2490455</vt:i4>
      </vt:variant>
      <vt:variant>
        <vt:i4>234</vt:i4>
      </vt:variant>
      <vt:variant>
        <vt:i4>0</vt:i4>
      </vt:variant>
      <vt:variant>
        <vt:i4>5</vt:i4>
      </vt:variant>
      <vt:variant>
        <vt:lpwstr/>
      </vt:variant>
      <vt:variant>
        <vt:lpwstr>_Technická_charakteristika_vybrané_m_2</vt:lpwstr>
      </vt:variant>
      <vt:variant>
        <vt:i4>28049779</vt:i4>
      </vt:variant>
      <vt:variant>
        <vt:i4>231</vt:i4>
      </vt:variant>
      <vt:variant>
        <vt:i4>0</vt:i4>
      </vt:variant>
      <vt:variant>
        <vt:i4>5</vt:i4>
      </vt:variant>
      <vt:variant>
        <vt:lpwstr/>
      </vt:variant>
      <vt:variant>
        <vt:lpwstr>_Příloha_č.2</vt:lpwstr>
      </vt:variant>
      <vt:variant>
        <vt:i4>28246387</vt:i4>
      </vt:variant>
      <vt:variant>
        <vt:i4>228</vt:i4>
      </vt:variant>
      <vt:variant>
        <vt:i4>0</vt:i4>
      </vt:variant>
      <vt:variant>
        <vt:i4>5</vt:i4>
      </vt:variant>
      <vt:variant>
        <vt:lpwstr/>
      </vt:variant>
      <vt:variant>
        <vt:lpwstr>_Příloha_č.1</vt:lpwstr>
      </vt:variant>
      <vt:variant>
        <vt:i4>7602268</vt:i4>
      </vt:variant>
      <vt:variant>
        <vt:i4>225</vt:i4>
      </vt:variant>
      <vt:variant>
        <vt:i4>0</vt:i4>
      </vt:variant>
      <vt:variant>
        <vt:i4>5</vt:i4>
      </vt:variant>
      <vt:variant>
        <vt:lpwstr/>
      </vt:variant>
      <vt:variant>
        <vt:lpwstr>_Obsah:</vt:lpwstr>
      </vt:variant>
      <vt:variant>
        <vt:i4>7602268</vt:i4>
      </vt:variant>
      <vt:variant>
        <vt:i4>222</vt:i4>
      </vt:variant>
      <vt:variant>
        <vt:i4>0</vt:i4>
      </vt:variant>
      <vt:variant>
        <vt:i4>5</vt:i4>
      </vt:variant>
      <vt:variant>
        <vt:lpwstr/>
      </vt:variant>
      <vt:variant>
        <vt:lpwstr>_Obsah:</vt:lpwstr>
      </vt:variant>
      <vt:variant>
        <vt:i4>3276850</vt:i4>
      </vt:variant>
      <vt:variant>
        <vt:i4>219</vt:i4>
      </vt:variant>
      <vt:variant>
        <vt:i4>0</vt:i4>
      </vt:variant>
      <vt:variant>
        <vt:i4>5</vt:i4>
      </vt:variant>
      <vt:variant>
        <vt:lpwstr>http://www.msmt.cz/vzdelavani/ramcove-vzdelavaci-programy-zaslani-do-vnejsiho-pripominkoveho-rizeni</vt:lpwstr>
      </vt:variant>
      <vt:variant>
        <vt:lpwstr/>
      </vt:variant>
      <vt:variant>
        <vt:i4>4653130</vt:i4>
      </vt:variant>
      <vt:variant>
        <vt:i4>216</vt:i4>
      </vt:variant>
      <vt:variant>
        <vt:i4>0</vt:i4>
      </vt:variant>
      <vt:variant>
        <vt:i4>5</vt:i4>
      </vt:variant>
      <vt:variant>
        <vt:lpwstr>http://www.upol.cz/fileadmin/user_upload/FTK dokumenty/Katedra_kinantropologie/15motorickeuceni.pdf</vt:lpwstr>
      </vt:variant>
      <vt:variant>
        <vt:lpwstr/>
      </vt:variant>
      <vt:variant>
        <vt:i4>6946857</vt:i4>
      </vt:variant>
      <vt:variant>
        <vt:i4>213</vt:i4>
      </vt:variant>
      <vt:variant>
        <vt:i4>0</vt:i4>
      </vt:variant>
      <vt:variant>
        <vt:i4>5</vt:i4>
      </vt:variant>
      <vt:variant>
        <vt:lpwstr>http://wwwold.ivp.czu.cz/DOWNLOAD/psychologieuenchuchle.doc</vt:lpwstr>
      </vt:variant>
      <vt:variant>
        <vt:lpwstr/>
      </vt:variant>
      <vt:variant>
        <vt:i4>1179768</vt:i4>
      </vt:variant>
      <vt:variant>
        <vt:i4>210</vt:i4>
      </vt:variant>
      <vt:variant>
        <vt:i4>0</vt:i4>
      </vt:variant>
      <vt:variant>
        <vt:i4>5</vt:i4>
      </vt:variant>
      <vt:variant>
        <vt:lpwstr>http://www.spolved.web2001.cz/pro_vyuc/didaktik.htm</vt:lpwstr>
      </vt:variant>
      <vt:variant>
        <vt:lpwstr/>
      </vt:variant>
      <vt:variant>
        <vt:i4>7667746</vt:i4>
      </vt:variant>
      <vt:variant>
        <vt:i4>207</vt:i4>
      </vt:variant>
      <vt:variant>
        <vt:i4>0</vt:i4>
      </vt:variant>
      <vt:variant>
        <vt:i4>5</vt:i4>
      </vt:variant>
      <vt:variant>
        <vt:lpwstr>http://www.msmt.cz/strukturalni-fondy/priorita-3-rozvoj-celozivotniho-uceni-op-rlz</vt:lpwstr>
      </vt:variant>
      <vt:variant>
        <vt:lpwstr/>
      </vt:variant>
      <vt:variant>
        <vt:i4>4456522</vt:i4>
      </vt:variant>
      <vt:variant>
        <vt:i4>204</vt:i4>
      </vt:variant>
      <vt:variant>
        <vt:i4>0</vt:i4>
      </vt:variant>
      <vt:variant>
        <vt:i4>5</vt:i4>
      </vt:variant>
      <vt:variant>
        <vt:lpwstr>http://www.nuov.cz/kurikulum/metodika-tvorby-skolnich-vzdelavacich-programu-sos-a-sou</vt:lpwstr>
      </vt:variant>
      <vt:variant>
        <vt:lpwstr/>
      </vt:variant>
      <vt:variant>
        <vt:i4>720915</vt:i4>
      </vt:variant>
      <vt:variant>
        <vt:i4>201</vt:i4>
      </vt:variant>
      <vt:variant>
        <vt:i4>0</vt:i4>
      </vt:variant>
      <vt:variant>
        <vt:i4>5</vt:i4>
      </vt:variant>
      <vt:variant>
        <vt:lpwstr>http://is.muni.cz/elportal/estud/fsps/ps07/teortren/pdf/3.2._Motoricke_uceni_a_osvojovani_sport._dovednosti.pdf</vt:lpwstr>
      </vt:variant>
      <vt:variant>
        <vt:lpwstr/>
      </vt:variant>
      <vt:variant>
        <vt:i4>7471109</vt:i4>
      </vt:variant>
      <vt:variant>
        <vt:i4>198</vt:i4>
      </vt:variant>
      <vt:variant>
        <vt:i4>0</vt:i4>
      </vt:variant>
      <vt:variant>
        <vt:i4>5</vt:i4>
      </vt:variant>
      <vt:variant>
        <vt:lpwstr>http://ictkompetence.upol.cz/dokumenty/clanky_z_konferenci/trendy_09_esf_olomouc.pdf</vt:lpwstr>
      </vt:variant>
      <vt:variant>
        <vt:lpwstr/>
      </vt:variant>
      <vt:variant>
        <vt:i4>7602268</vt:i4>
      </vt:variant>
      <vt:variant>
        <vt:i4>195</vt:i4>
      </vt:variant>
      <vt:variant>
        <vt:i4>0</vt:i4>
      </vt:variant>
      <vt:variant>
        <vt:i4>5</vt:i4>
      </vt:variant>
      <vt:variant>
        <vt:lpwstr/>
      </vt:variant>
      <vt:variant>
        <vt:lpwstr>_Obsah:</vt:lpwstr>
      </vt:variant>
      <vt:variant>
        <vt:i4>7602268</vt:i4>
      </vt:variant>
      <vt:variant>
        <vt:i4>192</vt:i4>
      </vt:variant>
      <vt:variant>
        <vt:i4>0</vt:i4>
      </vt:variant>
      <vt:variant>
        <vt:i4>5</vt:i4>
      </vt:variant>
      <vt:variant>
        <vt:lpwstr/>
      </vt:variant>
      <vt:variant>
        <vt:lpwstr>_Obsah:</vt:lpwstr>
      </vt:variant>
      <vt:variant>
        <vt:i4>7602268</vt:i4>
      </vt:variant>
      <vt:variant>
        <vt:i4>189</vt:i4>
      </vt:variant>
      <vt:variant>
        <vt:i4>0</vt:i4>
      </vt:variant>
      <vt:variant>
        <vt:i4>5</vt:i4>
      </vt:variant>
      <vt:variant>
        <vt:lpwstr/>
      </vt:variant>
      <vt:variant>
        <vt:lpwstr>_Obsah:</vt:lpwstr>
      </vt:variant>
      <vt:variant>
        <vt:i4>7602268</vt:i4>
      </vt:variant>
      <vt:variant>
        <vt:i4>186</vt:i4>
      </vt:variant>
      <vt:variant>
        <vt:i4>0</vt:i4>
      </vt:variant>
      <vt:variant>
        <vt:i4>5</vt:i4>
      </vt:variant>
      <vt:variant>
        <vt:lpwstr/>
      </vt:variant>
      <vt:variant>
        <vt:lpwstr>_Obsah:</vt:lpwstr>
      </vt:variant>
      <vt:variant>
        <vt:i4>7602268</vt:i4>
      </vt:variant>
      <vt:variant>
        <vt:i4>183</vt:i4>
      </vt:variant>
      <vt:variant>
        <vt:i4>0</vt:i4>
      </vt:variant>
      <vt:variant>
        <vt:i4>5</vt:i4>
      </vt:variant>
      <vt:variant>
        <vt:lpwstr/>
      </vt:variant>
      <vt:variant>
        <vt:lpwstr>_Obsah:</vt:lpwstr>
      </vt:variant>
      <vt:variant>
        <vt:i4>27787635</vt:i4>
      </vt:variant>
      <vt:variant>
        <vt:i4>180</vt:i4>
      </vt:variant>
      <vt:variant>
        <vt:i4>0</vt:i4>
      </vt:variant>
      <vt:variant>
        <vt:i4>5</vt:i4>
      </vt:variant>
      <vt:variant>
        <vt:lpwstr/>
      </vt:variant>
      <vt:variant>
        <vt:lpwstr>_Příloha_č.6</vt:lpwstr>
      </vt:variant>
      <vt:variant>
        <vt:i4>1507413</vt:i4>
      </vt:variant>
      <vt:variant>
        <vt:i4>177</vt:i4>
      </vt:variant>
      <vt:variant>
        <vt:i4>0</vt:i4>
      </vt:variant>
      <vt:variant>
        <vt:i4>5</vt:i4>
      </vt:variant>
      <vt:variant>
        <vt:lpwstr>http://www.seznam.cz/</vt:lpwstr>
      </vt:variant>
      <vt:variant>
        <vt:lpwstr/>
      </vt:variant>
      <vt:variant>
        <vt:i4>7077942</vt:i4>
      </vt:variant>
      <vt:variant>
        <vt:i4>174</vt:i4>
      </vt:variant>
      <vt:variant>
        <vt:i4>0</vt:i4>
      </vt:variant>
      <vt:variant>
        <vt:i4>5</vt:i4>
      </vt:variant>
      <vt:variant>
        <vt:lpwstr>http://www.seznam/</vt:lpwstr>
      </vt:variant>
      <vt:variant>
        <vt:lpwstr/>
      </vt:variant>
      <vt:variant>
        <vt:i4>7602268</vt:i4>
      </vt:variant>
      <vt:variant>
        <vt:i4>171</vt:i4>
      </vt:variant>
      <vt:variant>
        <vt:i4>0</vt:i4>
      </vt:variant>
      <vt:variant>
        <vt:i4>5</vt:i4>
      </vt:variant>
      <vt:variant>
        <vt:lpwstr/>
      </vt:variant>
      <vt:variant>
        <vt:lpwstr>_Obsah:</vt:lpwstr>
      </vt:variant>
      <vt:variant>
        <vt:i4>27984243</vt:i4>
      </vt:variant>
      <vt:variant>
        <vt:i4>168</vt:i4>
      </vt:variant>
      <vt:variant>
        <vt:i4>0</vt:i4>
      </vt:variant>
      <vt:variant>
        <vt:i4>5</vt:i4>
      </vt:variant>
      <vt:variant>
        <vt:lpwstr/>
      </vt:variant>
      <vt:variant>
        <vt:lpwstr>_Příloha_č.5</vt:lpwstr>
      </vt:variant>
      <vt:variant>
        <vt:i4>7602268</vt:i4>
      </vt:variant>
      <vt:variant>
        <vt:i4>165</vt:i4>
      </vt:variant>
      <vt:variant>
        <vt:i4>0</vt:i4>
      </vt:variant>
      <vt:variant>
        <vt:i4>5</vt:i4>
      </vt:variant>
      <vt:variant>
        <vt:lpwstr/>
      </vt:variant>
      <vt:variant>
        <vt:lpwstr>_Obsah:</vt:lpwstr>
      </vt:variant>
      <vt:variant>
        <vt:i4>7602268</vt:i4>
      </vt:variant>
      <vt:variant>
        <vt:i4>162</vt:i4>
      </vt:variant>
      <vt:variant>
        <vt:i4>0</vt:i4>
      </vt:variant>
      <vt:variant>
        <vt:i4>5</vt:i4>
      </vt:variant>
      <vt:variant>
        <vt:lpwstr/>
      </vt:variant>
      <vt:variant>
        <vt:lpwstr>_Obsah:</vt:lpwstr>
      </vt:variant>
      <vt:variant>
        <vt:i4>7602268</vt:i4>
      </vt:variant>
      <vt:variant>
        <vt:i4>159</vt:i4>
      </vt:variant>
      <vt:variant>
        <vt:i4>0</vt:i4>
      </vt:variant>
      <vt:variant>
        <vt:i4>5</vt:i4>
      </vt:variant>
      <vt:variant>
        <vt:lpwstr/>
      </vt:variant>
      <vt:variant>
        <vt:lpwstr>_Obsah:</vt:lpwstr>
      </vt:variant>
      <vt:variant>
        <vt:i4>7602268</vt:i4>
      </vt:variant>
      <vt:variant>
        <vt:i4>156</vt:i4>
      </vt:variant>
      <vt:variant>
        <vt:i4>0</vt:i4>
      </vt:variant>
      <vt:variant>
        <vt:i4>5</vt:i4>
      </vt:variant>
      <vt:variant>
        <vt:lpwstr/>
      </vt:variant>
      <vt:variant>
        <vt:lpwstr>_Obsah:</vt:lpwstr>
      </vt:variant>
      <vt:variant>
        <vt:i4>7602268</vt:i4>
      </vt:variant>
      <vt:variant>
        <vt:i4>153</vt:i4>
      </vt:variant>
      <vt:variant>
        <vt:i4>0</vt:i4>
      </vt:variant>
      <vt:variant>
        <vt:i4>5</vt:i4>
      </vt:variant>
      <vt:variant>
        <vt:lpwstr/>
      </vt:variant>
      <vt:variant>
        <vt:lpwstr>_Obsah:</vt:lpwstr>
      </vt:variant>
      <vt:variant>
        <vt:i4>6815848</vt:i4>
      </vt:variant>
      <vt:variant>
        <vt:i4>150</vt:i4>
      </vt:variant>
      <vt:variant>
        <vt:i4>0</vt:i4>
      </vt:variant>
      <vt:variant>
        <vt:i4>5</vt:i4>
      </vt:variant>
      <vt:variant>
        <vt:lpwstr>http://www.pachner.cz/</vt:lpwstr>
      </vt:variant>
      <vt:variant>
        <vt:lpwstr/>
      </vt:variant>
      <vt:variant>
        <vt:i4>8192060</vt:i4>
      </vt:variant>
      <vt:variant>
        <vt:i4>147</vt:i4>
      </vt:variant>
      <vt:variant>
        <vt:i4>0</vt:i4>
      </vt:variant>
      <vt:variant>
        <vt:i4>5</vt:i4>
      </vt:variant>
      <vt:variant>
        <vt:lpwstr>http://www.didaktis.cz/</vt:lpwstr>
      </vt:variant>
      <vt:variant>
        <vt:lpwstr/>
      </vt:variant>
      <vt:variant>
        <vt:i4>6815848</vt:i4>
      </vt:variant>
      <vt:variant>
        <vt:i4>144</vt:i4>
      </vt:variant>
      <vt:variant>
        <vt:i4>0</vt:i4>
      </vt:variant>
      <vt:variant>
        <vt:i4>5</vt:i4>
      </vt:variant>
      <vt:variant>
        <vt:lpwstr>http://www.pachner.cz/</vt:lpwstr>
      </vt:variant>
      <vt:variant>
        <vt:lpwstr/>
      </vt:variant>
      <vt:variant>
        <vt:i4>6815848</vt:i4>
      </vt:variant>
      <vt:variant>
        <vt:i4>141</vt:i4>
      </vt:variant>
      <vt:variant>
        <vt:i4>0</vt:i4>
      </vt:variant>
      <vt:variant>
        <vt:i4>5</vt:i4>
      </vt:variant>
      <vt:variant>
        <vt:lpwstr>http://www.pachner.cz/</vt:lpwstr>
      </vt:variant>
      <vt:variant>
        <vt:lpwstr/>
      </vt:variant>
      <vt:variant>
        <vt:i4>7077932</vt:i4>
      </vt:variant>
      <vt:variant>
        <vt:i4>138</vt:i4>
      </vt:variant>
      <vt:variant>
        <vt:i4>0</vt:i4>
      </vt:variant>
      <vt:variant>
        <vt:i4>5</vt:i4>
      </vt:variant>
      <vt:variant>
        <vt:lpwstr>http://www.terasoft.cz/</vt:lpwstr>
      </vt:variant>
      <vt:variant>
        <vt:lpwstr/>
      </vt:variant>
      <vt:variant>
        <vt:i4>393283</vt:i4>
      </vt:variant>
      <vt:variant>
        <vt:i4>135</vt:i4>
      </vt:variant>
      <vt:variant>
        <vt:i4>0</vt:i4>
      </vt:variant>
      <vt:variant>
        <vt:i4>5</vt:i4>
      </vt:variant>
      <vt:variant>
        <vt:lpwstr>http://www.levneknihy.cz/</vt:lpwstr>
      </vt:variant>
      <vt:variant>
        <vt:lpwstr/>
      </vt:variant>
      <vt:variant>
        <vt:i4>327702</vt:i4>
      </vt:variant>
      <vt:variant>
        <vt:i4>132</vt:i4>
      </vt:variant>
      <vt:variant>
        <vt:i4>0</vt:i4>
      </vt:variant>
      <vt:variant>
        <vt:i4>5</vt:i4>
      </vt:variant>
      <vt:variant>
        <vt:lpwstr>http://www.vyuka.cz/</vt:lpwstr>
      </vt:variant>
      <vt:variant>
        <vt:lpwstr/>
      </vt:variant>
      <vt:variant>
        <vt:i4>7929981</vt:i4>
      </vt:variant>
      <vt:variant>
        <vt:i4>129</vt:i4>
      </vt:variant>
      <vt:variant>
        <vt:i4>0</vt:i4>
      </vt:variant>
      <vt:variant>
        <vt:i4>5</vt:i4>
      </vt:variant>
      <vt:variant>
        <vt:lpwstr>http://www.eucitel.cz/</vt:lpwstr>
      </vt:variant>
      <vt:variant>
        <vt:lpwstr/>
      </vt:variant>
      <vt:variant>
        <vt:i4>1900554</vt:i4>
      </vt:variant>
      <vt:variant>
        <vt:i4>126</vt:i4>
      </vt:variant>
      <vt:variant>
        <vt:i4>0</vt:i4>
      </vt:variant>
      <vt:variant>
        <vt:i4>5</vt:i4>
      </vt:variant>
      <vt:variant>
        <vt:lpwstr>http://www.microsoft.cz/</vt:lpwstr>
      </vt:variant>
      <vt:variant>
        <vt:lpwstr/>
      </vt:variant>
      <vt:variant>
        <vt:i4>327698</vt:i4>
      </vt:variant>
      <vt:variant>
        <vt:i4>123</vt:i4>
      </vt:variant>
      <vt:variant>
        <vt:i4>0</vt:i4>
      </vt:variant>
      <vt:variant>
        <vt:i4>5</vt:i4>
      </vt:variant>
      <vt:variant>
        <vt:lpwstr>http://www.europedia.cz/</vt:lpwstr>
      </vt:variant>
      <vt:variant>
        <vt:lpwstr/>
      </vt:variant>
      <vt:variant>
        <vt:i4>6881379</vt:i4>
      </vt:variant>
      <vt:variant>
        <vt:i4>120</vt:i4>
      </vt:variant>
      <vt:variant>
        <vt:i4>0</vt:i4>
      </vt:variant>
      <vt:variant>
        <vt:i4>5</vt:i4>
      </vt:variant>
      <vt:variant>
        <vt:lpwstr>http://www.volny.cz/FMI</vt:lpwstr>
      </vt:variant>
      <vt:variant>
        <vt:lpwstr/>
      </vt:variant>
      <vt:variant>
        <vt:i4>7864375</vt:i4>
      </vt:variant>
      <vt:variant>
        <vt:i4>117</vt:i4>
      </vt:variant>
      <vt:variant>
        <vt:i4>0</vt:i4>
      </vt:variant>
      <vt:variant>
        <vt:i4>5</vt:i4>
      </vt:variant>
      <vt:variant>
        <vt:lpwstr>http://www.translat.cz/</vt:lpwstr>
      </vt:variant>
      <vt:variant>
        <vt:lpwstr/>
      </vt:variant>
      <vt:variant>
        <vt:i4>1572956</vt:i4>
      </vt:variant>
      <vt:variant>
        <vt:i4>114</vt:i4>
      </vt:variant>
      <vt:variant>
        <vt:i4>0</vt:i4>
      </vt:variant>
      <vt:variant>
        <vt:i4>5</vt:i4>
      </vt:variant>
      <vt:variant>
        <vt:lpwstr>http://www.lingea.cz/</vt:lpwstr>
      </vt:variant>
      <vt:variant>
        <vt:lpwstr/>
      </vt:variant>
      <vt:variant>
        <vt:i4>589888</vt:i4>
      </vt:variant>
      <vt:variant>
        <vt:i4>111</vt:i4>
      </vt:variant>
      <vt:variant>
        <vt:i4>0</vt:i4>
      </vt:variant>
      <vt:variant>
        <vt:i4>5</vt:i4>
      </vt:variant>
      <vt:variant>
        <vt:lpwstr>http://www.ceskaskola.cz/</vt:lpwstr>
      </vt:variant>
      <vt:variant>
        <vt:lpwstr/>
      </vt:variant>
      <vt:variant>
        <vt:i4>589888</vt:i4>
      </vt:variant>
      <vt:variant>
        <vt:i4>108</vt:i4>
      </vt:variant>
      <vt:variant>
        <vt:i4>0</vt:i4>
      </vt:variant>
      <vt:variant>
        <vt:i4>5</vt:i4>
      </vt:variant>
      <vt:variant>
        <vt:lpwstr>http://www.ceskaskola.cz/</vt:lpwstr>
      </vt:variant>
      <vt:variant>
        <vt:lpwstr/>
      </vt:variant>
      <vt:variant>
        <vt:i4>1245187</vt:i4>
      </vt:variant>
      <vt:variant>
        <vt:i4>105</vt:i4>
      </vt:variant>
      <vt:variant>
        <vt:i4>0</vt:i4>
      </vt:variant>
      <vt:variant>
        <vt:i4>5</vt:i4>
      </vt:variant>
      <vt:variant>
        <vt:lpwstr>http://www.fraus.cz/</vt:lpwstr>
      </vt:variant>
      <vt:variant>
        <vt:lpwstr/>
      </vt:variant>
      <vt:variant>
        <vt:i4>393298</vt:i4>
      </vt:variant>
      <vt:variant>
        <vt:i4>102</vt:i4>
      </vt:variant>
      <vt:variant>
        <vt:i4>0</vt:i4>
      </vt:variant>
      <vt:variant>
        <vt:i4>5</vt:i4>
      </vt:variant>
      <vt:variant>
        <vt:lpwstr>http://www.langmaster.cz/</vt:lpwstr>
      </vt:variant>
      <vt:variant>
        <vt:lpwstr/>
      </vt:variant>
      <vt:variant>
        <vt:i4>28246387</vt:i4>
      </vt:variant>
      <vt:variant>
        <vt:i4>99</vt:i4>
      </vt:variant>
      <vt:variant>
        <vt:i4>0</vt:i4>
      </vt:variant>
      <vt:variant>
        <vt:i4>5</vt:i4>
      </vt:variant>
      <vt:variant>
        <vt:lpwstr/>
      </vt:variant>
      <vt:variant>
        <vt:lpwstr>_Příloha_č.1</vt:lpwstr>
      </vt:variant>
      <vt:variant>
        <vt:i4>7602268</vt:i4>
      </vt:variant>
      <vt:variant>
        <vt:i4>96</vt:i4>
      </vt:variant>
      <vt:variant>
        <vt:i4>0</vt:i4>
      </vt:variant>
      <vt:variant>
        <vt:i4>5</vt:i4>
      </vt:variant>
      <vt:variant>
        <vt:lpwstr/>
      </vt:variant>
      <vt:variant>
        <vt:lpwstr>_Obsah:</vt:lpwstr>
      </vt:variant>
      <vt:variant>
        <vt:i4>7602268</vt:i4>
      </vt:variant>
      <vt:variant>
        <vt:i4>93</vt:i4>
      </vt:variant>
      <vt:variant>
        <vt:i4>0</vt:i4>
      </vt:variant>
      <vt:variant>
        <vt:i4>5</vt:i4>
      </vt:variant>
      <vt:variant>
        <vt:lpwstr/>
      </vt:variant>
      <vt:variant>
        <vt:lpwstr>_Obsah:</vt:lpwstr>
      </vt:variant>
      <vt:variant>
        <vt:i4>7602268</vt:i4>
      </vt:variant>
      <vt:variant>
        <vt:i4>90</vt:i4>
      </vt:variant>
      <vt:variant>
        <vt:i4>0</vt:i4>
      </vt:variant>
      <vt:variant>
        <vt:i4>5</vt:i4>
      </vt:variant>
      <vt:variant>
        <vt:lpwstr/>
      </vt:variant>
      <vt:variant>
        <vt:lpwstr>_Obsah:</vt:lpwstr>
      </vt:variant>
      <vt:variant>
        <vt:i4>7602268</vt:i4>
      </vt:variant>
      <vt:variant>
        <vt:i4>84</vt:i4>
      </vt:variant>
      <vt:variant>
        <vt:i4>0</vt:i4>
      </vt:variant>
      <vt:variant>
        <vt:i4>5</vt:i4>
      </vt:variant>
      <vt:variant>
        <vt:lpwstr/>
      </vt:variant>
      <vt:variant>
        <vt:lpwstr>_Obsah:</vt:lpwstr>
      </vt:variant>
      <vt:variant>
        <vt:i4>7602268</vt:i4>
      </vt:variant>
      <vt:variant>
        <vt:i4>81</vt:i4>
      </vt:variant>
      <vt:variant>
        <vt:i4>0</vt:i4>
      </vt:variant>
      <vt:variant>
        <vt:i4>5</vt:i4>
      </vt:variant>
      <vt:variant>
        <vt:lpwstr/>
      </vt:variant>
      <vt:variant>
        <vt:lpwstr>_Obsah:</vt:lpwstr>
      </vt:variant>
      <vt:variant>
        <vt:i4>7602268</vt:i4>
      </vt:variant>
      <vt:variant>
        <vt:i4>78</vt:i4>
      </vt:variant>
      <vt:variant>
        <vt:i4>0</vt:i4>
      </vt:variant>
      <vt:variant>
        <vt:i4>5</vt:i4>
      </vt:variant>
      <vt:variant>
        <vt:lpwstr/>
      </vt:variant>
      <vt:variant>
        <vt:lpwstr>_Obsah:</vt:lpwstr>
      </vt:variant>
      <vt:variant>
        <vt:i4>7602268</vt:i4>
      </vt:variant>
      <vt:variant>
        <vt:i4>75</vt:i4>
      </vt:variant>
      <vt:variant>
        <vt:i4>0</vt:i4>
      </vt:variant>
      <vt:variant>
        <vt:i4>5</vt:i4>
      </vt:variant>
      <vt:variant>
        <vt:lpwstr/>
      </vt:variant>
      <vt:variant>
        <vt:lpwstr>_Obsah:</vt:lpwstr>
      </vt:variant>
      <vt:variant>
        <vt:i4>7602268</vt:i4>
      </vt:variant>
      <vt:variant>
        <vt:i4>72</vt:i4>
      </vt:variant>
      <vt:variant>
        <vt:i4>0</vt:i4>
      </vt:variant>
      <vt:variant>
        <vt:i4>5</vt:i4>
      </vt:variant>
      <vt:variant>
        <vt:lpwstr/>
      </vt:variant>
      <vt:variant>
        <vt:lpwstr>_Obsah:</vt:lpwstr>
      </vt:variant>
      <vt:variant>
        <vt:i4>7602268</vt:i4>
      </vt:variant>
      <vt:variant>
        <vt:i4>69</vt:i4>
      </vt:variant>
      <vt:variant>
        <vt:i4>0</vt:i4>
      </vt:variant>
      <vt:variant>
        <vt:i4>5</vt:i4>
      </vt:variant>
      <vt:variant>
        <vt:lpwstr/>
      </vt:variant>
      <vt:variant>
        <vt:lpwstr>_Obsah:</vt:lpwstr>
      </vt:variant>
      <vt:variant>
        <vt:i4>7602268</vt:i4>
      </vt:variant>
      <vt:variant>
        <vt:i4>66</vt:i4>
      </vt:variant>
      <vt:variant>
        <vt:i4>0</vt:i4>
      </vt:variant>
      <vt:variant>
        <vt:i4>5</vt:i4>
      </vt:variant>
      <vt:variant>
        <vt:lpwstr/>
      </vt:variant>
      <vt:variant>
        <vt:lpwstr>_Obsah:</vt:lpwstr>
      </vt:variant>
      <vt:variant>
        <vt:i4>27132204</vt:i4>
      </vt:variant>
      <vt:variant>
        <vt:i4>63</vt:i4>
      </vt:variant>
      <vt:variant>
        <vt:i4>0</vt:i4>
      </vt:variant>
      <vt:variant>
        <vt:i4>5</vt:i4>
      </vt:variant>
      <vt:variant>
        <vt:lpwstr/>
      </vt:variant>
      <vt:variant>
        <vt:lpwstr>_Příloha_č.1_1</vt:lpwstr>
      </vt:variant>
      <vt:variant>
        <vt:i4>20316254</vt:i4>
      </vt:variant>
      <vt:variant>
        <vt:i4>60</vt:i4>
      </vt:variant>
      <vt:variant>
        <vt:i4>0</vt:i4>
      </vt:variant>
      <vt:variant>
        <vt:i4>5</vt:i4>
      </vt:variant>
      <vt:variant>
        <vt:lpwstr/>
      </vt:variant>
      <vt:variant>
        <vt:lpwstr>_Seznam_obrazů__                    _2</vt:lpwstr>
      </vt:variant>
      <vt:variant>
        <vt:i4>7667981</vt:i4>
      </vt:variant>
      <vt:variant>
        <vt:i4>57</vt:i4>
      </vt:variant>
      <vt:variant>
        <vt:i4>0</vt:i4>
      </vt:variant>
      <vt:variant>
        <vt:i4>5</vt:i4>
      </vt:variant>
      <vt:variant>
        <vt:lpwstr/>
      </vt:variant>
      <vt:variant>
        <vt:lpwstr>_Klíčová_slova</vt:lpwstr>
      </vt:variant>
      <vt:variant>
        <vt:i4>4980825</vt:i4>
      </vt:variant>
      <vt:variant>
        <vt:i4>54</vt:i4>
      </vt:variant>
      <vt:variant>
        <vt:i4>0</vt:i4>
      </vt:variant>
      <vt:variant>
        <vt:i4>5</vt:i4>
      </vt:variant>
      <vt:variant>
        <vt:lpwstr/>
      </vt:variant>
      <vt:variant>
        <vt:lpwstr>_Literatura___                      </vt:lpwstr>
      </vt:variant>
      <vt:variant>
        <vt:i4>9371777</vt:i4>
      </vt:variant>
      <vt:variant>
        <vt:i4>51</vt:i4>
      </vt:variant>
      <vt:variant>
        <vt:i4>0</vt:i4>
      </vt:variant>
      <vt:variant>
        <vt:i4>5</vt:i4>
      </vt:variant>
      <vt:variant>
        <vt:lpwstr/>
      </vt:variant>
      <vt:variant>
        <vt:lpwstr>_Bibliografický_záznam__            </vt:lpwstr>
      </vt:variant>
      <vt:variant>
        <vt:i4>8257957</vt:i4>
      </vt:variant>
      <vt:variant>
        <vt:i4>48</vt:i4>
      </vt:variant>
      <vt:variant>
        <vt:i4>0</vt:i4>
      </vt:variant>
      <vt:variant>
        <vt:i4>5</vt:i4>
      </vt:variant>
      <vt:variant>
        <vt:lpwstr/>
      </vt:variant>
      <vt:variant>
        <vt:lpwstr>_Závěr</vt:lpwstr>
      </vt:variant>
      <vt:variant>
        <vt:i4>20906373</vt:i4>
      </vt:variant>
      <vt:variant>
        <vt:i4>45</vt:i4>
      </vt:variant>
      <vt:variant>
        <vt:i4>0</vt:i4>
      </vt:variant>
      <vt:variant>
        <vt:i4>5</vt:i4>
      </vt:variant>
      <vt:variant>
        <vt:lpwstr/>
      </vt:variant>
      <vt:variant>
        <vt:lpwstr>_3.2_Praktická_ukázka_přípravy učite_1</vt:lpwstr>
      </vt:variant>
      <vt:variant>
        <vt:i4>17695194</vt:i4>
      </vt:variant>
      <vt:variant>
        <vt:i4>42</vt:i4>
      </vt:variant>
      <vt:variant>
        <vt:i4>0</vt:i4>
      </vt:variant>
      <vt:variant>
        <vt:i4>5</vt:i4>
      </vt:variant>
      <vt:variant>
        <vt:lpwstr/>
      </vt:variant>
      <vt:variant>
        <vt:lpwstr>_3.2_Praktická_ukázka_přípravy učite</vt:lpwstr>
      </vt:variant>
      <vt:variant>
        <vt:i4>16515075</vt:i4>
      </vt:variant>
      <vt:variant>
        <vt:i4>39</vt:i4>
      </vt:variant>
      <vt:variant>
        <vt:i4>0</vt:i4>
      </vt:variant>
      <vt:variant>
        <vt:i4>5</vt:i4>
      </vt:variant>
      <vt:variant>
        <vt:lpwstr/>
      </vt:variant>
      <vt:variant>
        <vt:lpwstr>_3.1_Tvorba_školních_vzdělávacích pr</vt:lpwstr>
      </vt:variant>
      <vt:variant>
        <vt:i4>5701813</vt:i4>
      </vt:variant>
      <vt:variant>
        <vt:i4>36</vt:i4>
      </vt:variant>
      <vt:variant>
        <vt:i4>0</vt:i4>
      </vt:variant>
      <vt:variant>
        <vt:i4>5</vt:i4>
      </vt:variant>
      <vt:variant>
        <vt:lpwstr/>
      </vt:variant>
      <vt:variant>
        <vt:lpwstr>_3._Zpracování_učebních_dokumentů a </vt:lpwstr>
      </vt:variant>
      <vt:variant>
        <vt:i4>12517477</vt:i4>
      </vt:variant>
      <vt:variant>
        <vt:i4>33</vt:i4>
      </vt:variant>
      <vt:variant>
        <vt:i4>0</vt:i4>
      </vt:variant>
      <vt:variant>
        <vt:i4>5</vt:i4>
      </vt:variant>
      <vt:variant>
        <vt:lpwstr/>
      </vt:variant>
      <vt:variant>
        <vt:lpwstr>_II._Analytická_aplikační_část</vt:lpwstr>
      </vt:variant>
      <vt:variant>
        <vt:i4>18547093</vt:i4>
      </vt:variant>
      <vt:variant>
        <vt:i4>30</vt:i4>
      </vt:variant>
      <vt:variant>
        <vt:i4>0</vt:i4>
      </vt:variant>
      <vt:variant>
        <vt:i4>5</vt:i4>
      </vt:variant>
      <vt:variant>
        <vt:lpwstr/>
      </vt:variant>
      <vt:variant>
        <vt:lpwstr>_2.3__Negativní_vlivy počítačů na žá</vt:lpwstr>
      </vt:variant>
      <vt:variant>
        <vt:i4>12582920</vt:i4>
      </vt:variant>
      <vt:variant>
        <vt:i4>27</vt:i4>
      </vt:variant>
      <vt:variant>
        <vt:i4>0</vt:i4>
      </vt:variant>
      <vt:variant>
        <vt:i4>5</vt:i4>
      </vt:variant>
      <vt:variant>
        <vt:lpwstr/>
      </vt:variant>
      <vt:variant>
        <vt:lpwstr>_2.2__Vybrané_moderní didaktické tec</vt:lpwstr>
      </vt:variant>
      <vt:variant>
        <vt:i4>2818504</vt:i4>
      </vt:variant>
      <vt:variant>
        <vt:i4>24</vt:i4>
      </vt:variant>
      <vt:variant>
        <vt:i4>0</vt:i4>
      </vt:variant>
      <vt:variant>
        <vt:i4>5</vt:i4>
      </vt:variant>
      <vt:variant>
        <vt:lpwstr/>
      </vt:variant>
      <vt:variant>
        <vt:lpwstr>_2.1_Materiální_didaktické_prostředk</vt:lpwstr>
      </vt:variant>
      <vt:variant>
        <vt:i4>12648936</vt:i4>
      </vt:variant>
      <vt:variant>
        <vt:i4>21</vt:i4>
      </vt:variant>
      <vt:variant>
        <vt:i4>0</vt:i4>
      </vt:variant>
      <vt:variant>
        <vt:i4>5</vt:i4>
      </vt:variant>
      <vt:variant>
        <vt:lpwstr/>
      </vt:variant>
      <vt:variant>
        <vt:lpwstr>_2._Didaktické_prostředky_v systému </vt:lpwstr>
      </vt:variant>
      <vt:variant>
        <vt:i4>14549066</vt:i4>
      </vt:variant>
      <vt:variant>
        <vt:i4>18</vt:i4>
      </vt:variant>
      <vt:variant>
        <vt:i4>0</vt:i4>
      </vt:variant>
      <vt:variant>
        <vt:i4>5</vt:i4>
      </vt:variant>
      <vt:variant>
        <vt:lpwstr/>
      </vt:variant>
      <vt:variant>
        <vt:lpwstr>_1.4__Princip_názornosti- základní p</vt:lpwstr>
      </vt:variant>
      <vt:variant>
        <vt:i4>7733519</vt:i4>
      </vt:variant>
      <vt:variant>
        <vt:i4>15</vt:i4>
      </vt:variant>
      <vt:variant>
        <vt:i4>0</vt:i4>
      </vt:variant>
      <vt:variant>
        <vt:i4>5</vt:i4>
      </vt:variant>
      <vt:variant>
        <vt:lpwstr/>
      </vt:variant>
      <vt:variant>
        <vt:lpwstr>_1.3._Principy_vyučování_a jejich re</vt:lpwstr>
      </vt:variant>
      <vt:variant>
        <vt:i4>16711820</vt:i4>
      </vt:variant>
      <vt:variant>
        <vt:i4>12</vt:i4>
      </vt:variant>
      <vt:variant>
        <vt:i4>0</vt:i4>
      </vt:variant>
      <vt:variant>
        <vt:i4>5</vt:i4>
      </vt:variant>
      <vt:variant>
        <vt:lpwstr/>
      </vt:variant>
      <vt:variant>
        <vt:lpwstr>_1.2._Průběh_a_fáze didaktického pro</vt:lpwstr>
      </vt:variant>
      <vt:variant>
        <vt:i4>28180673</vt:i4>
      </vt:variant>
      <vt:variant>
        <vt:i4>9</vt:i4>
      </vt:variant>
      <vt:variant>
        <vt:i4>0</vt:i4>
      </vt:variant>
      <vt:variant>
        <vt:i4>5</vt:i4>
      </vt:variant>
      <vt:variant>
        <vt:lpwstr/>
      </vt:variant>
      <vt:variant>
        <vt:lpwstr>_1.1_Osvojování_vědomostí_a pracovní</vt:lpwstr>
      </vt:variant>
      <vt:variant>
        <vt:i4>24313939</vt:i4>
      </vt:variant>
      <vt:variant>
        <vt:i4>6</vt:i4>
      </vt:variant>
      <vt:variant>
        <vt:i4>0</vt:i4>
      </vt:variant>
      <vt:variant>
        <vt:i4>5</vt:i4>
      </vt:variant>
      <vt:variant>
        <vt:lpwstr/>
      </vt:variant>
      <vt:variant>
        <vt:lpwstr>_1._Vyučovací_proces_jako systém</vt:lpwstr>
      </vt:variant>
      <vt:variant>
        <vt:i4>16056821</vt:i4>
      </vt:variant>
      <vt:variant>
        <vt:i4>3</vt:i4>
      </vt:variant>
      <vt:variant>
        <vt:i4>0</vt:i4>
      </vt:variant>
      <vt:variant>
        <vt:i4>5</vt:i4>
      </vt:variant>
      <vt:variant>
        <vt:lpwstr/>
      </vt:variant>
      <vt:variant>
        <vt:lpwstr>_I._Teoreticko-_metodologická_část_1</vt:lpwstr>
      </vt:variant>
      <vt:variant>
        <vt:i4>13238349</vt:i4>
      </vt:variant>
      <vt:variant>
        <vt:i4>0</vt:i4>
      </vt:variant>
      <vt:variant>
        <vt:i4>0</vt:i4>
      </vt:variant>
      <vt:variant>
        <vt:i4>5</vt:i4>
      </vt:variant>
      <vt:variant>
        <vt:lpwstr/>
      </vt:variant>
      <vt:variant>
        <vt:lpwstr>_Úvod_1</vt:lpwstr>
      </vt:variant>
      <vt:variant>
        <vt:i4>1245187</vt:i4>
      </vt:variant>
      <vt:variant>
        <vt:i4>12</vt:i4>
      </vt:variant>
      <vt:variant>
        <vt:i4>0</vt:i4>
      </vt:variant>
      <vt:variant>
        <vt:i4>5</vt:i4>
      </vt:variant>
      <vt:variant>
        <vt:lpwstr>http://www.fraus.cz/</vt:lpwstr>
      </vt:variant>
      <vt:variant>
        <vt:lpwstr/>
      </vt:variant>
      <vt:variant>
        <vt:i4>1179768</vt:i4>
      </vt:variant>
      <vt:variant>
        <vt:i4>9</vt:i4>
      </vt:variant>
      <vt:variant>
        <vt:i4>0</vt:i4>
      </vt:variant>
      <vt:variant>
        <vt:i4>5</vt:i4>
      </vt:variant>
      <vt:variant>
        <vt:lpwstr>http://www.spolved.web2001.cz/pro_vyuc/didaktik.htm</vt:lpwstr>
      </vt:variant>
      <vt:variant>
        <vt:lpwstr/>
      </vt:variant>
      <vt:variant>
        <vt:i4>6946857</vt:i4>
      </vt:variant>
      <vt:variant>
        <vt:i4>6</vt:i4>
      </vt:variant>
      <vt:variant>
        <vt:i4>0</vt:i4>
      </vt:variant>
      <vt:variant>
        <vt:i4>5</vt:i4>
      </vt:variant>
      <vt:variant>
        <vt:lpwstr>http://wwwold.ivp.czu.cz/DOWNLOAD/psychologieuenchuchle.doc</vt:lpwstr>
      </vt:variant>
      <vt:variant>
        <vt:lpwstr/>
      </vt:variant>
      <vt:variant>
        <vt:i4>7471109</vt:i4>
      </vt:variant>
      <vt:variant>
        <vt:i4>3</vt:i4>
      </vt:variant>
      <vt:variant>
        <vt:i4>0</vt:i4>
      </vt:variant>
      <vt:variant>
        <vt:i4>5</vt:i4>
      </vt:variant>
      <vt:variant>
        <vt:lpwstr>http://ictkompetence.upol.cz/dokumenty/clanky_z_konferenci/trendy_09_esf_olomouc.pdf</vt:lpwstr>
      </vt:variant>
      <vt:variant>
        <vt:lpwstr/>
      </vt:variant>
      <vt:variant>
        <vt:i4>7667746</vt:i4>
      </vt:variant>
      <vt:variant>
        <vt:i4>0</vt:i4>
      </vt:variant>
      <vt:variant>
        <vt:i4>0</vt:i4>
      </vt:variant>
      <vt:variant>
        <vt:i4>5</vt:i4>
      </vt:variant>
      <vt:variant>
        <vt:lpwstr>http://www.msmt.cz/strukturalni-fondy/priorita-3-rozvoj-celozivotniho-uceni-op-rlz</vt:lpwstr>
      </vt:variant>
      <vt:variant>
        <vt:lpwstr/>
      </vt:variant>
      <vt:variant>
        <vt:i4>983056</vt:i4>
      </vt:variant>
      <vt:variant>
        <vt:i4>351452</vt:i4>
      </vt:variant>
      <vt:variant>
        <vt:i4>1026</vt:i4>
      </vt:variant>
      <vt:variant>
        <vt:i4>1</vt:i4>
      </vt:variant>
      <vt:variant>
        <vt:lpwstr>http://hyperbydleni.cz/pictures/2009-07-01/1246430471.jpg</vt:lpwstr>
      </vt:variant>
      <vt:variant>
        <vt:lpwstr/>
      </vt:variant>
      <vt:variant>
        <vt:i4>2949197</vt:i4>
      </vt:variant>
      <vt:variant>
        <vt:i4>-1</vt:i4>
      </vt:variant>
      <vt:variant>
        <vt:i4>1118</vt:i4>
      </vt:variant>
      <vt:variant>
        <vt:i4>1</vt:i4>
      </vt:variant>
      <vt:variant>
        <vt:lpwstr>http://www.spolved.web2001.cz/pro_vyuc/didaktik/graf1.jpg</vt:lpwstr>
      </vt:variant>
      <vt:variant>
        <vt:lpwstr/>
      </vt:variant>
      <vt:variant>
        <vt:i4>2949198</vt:i4>
      </vt:variant>
      <vt:variant>
        <vt:i4>-1</vt:i4>
      </vt:variant>
      <vt:variant>
        <vt:i4>1119</vt:i4>
      </vt:variant>
      <vt:variant>
        <vt:i4>1</vt:i4>
      </vt:variant>
      <vt:variant>
        <vt:lpwstr>http://www.spolved.web2001.cz/pro_vyuc/didaktik/graf2.jpg</vt:lpwstr>
      </vt:variant>
      <vt:variant>
        <vt:lpwstr/>
      </vt:variant>
      <vt:variant>
        <vt:i4>7536715</vt:i4>
      </vt:variant>
      <vt:variant>
        <vt:i4>-1</vt:i4>
      </vt:variant>
      <vt:variant>
        <vt:i4>1246</vt:i4>
      </vt:variant>
      <vt:variant>
        <vt:i4>1</vt:i4>
      </vt:variant>
      <vt:variant>
        <vt:lpwstr>http://www.celostnimedicina.cz/obrazky/xpsychologie_barev.jpg</vt:lpwstr>
      </vt:variant>
      <vt:variant>
        <vt:lpwstr/>
      </vt:variant>
      <vt:variant>
        <vt:i4>2031617</vt:i4>
      </vt:variant>
      <vt:variant>
        <vt:i4>-1</vt:i4>
      </vt:variant>
      <vt:variant>
        <vt:i4>1260</vt:i4>
      </vt:variant>
      <vt:variant>
        <vt:i4>1</vt:i4>
      </vt:variant>
      <vt:variant>
        <vt:lpwstr>http://www.fraus.cz/images/fraus.gif</vt:lpwstr>
      </vt:variant>
      <vt:variant>
        <vt:lpwstr/>
      </vt:variant>
      <vt:variant>
        <vt:i4>8126491</vt:i4>
      </vt:variant>
      <vt:variant>
        <vt:i4>-1</vt:i4>
      </vt:variant>
      <vt:variant>
        <vt:i4>1261</vt:i4>
      </vt:variant>
      <vt:variant>
        <vt:i4>1</vt:i4>
      </vt:variant>
      <vt:variant>
        <vt:lpwstr>http://www.langmaster.cz/lmcom/App_Themes/lmcz/img/logo.png</vt:lpwstr>
      </vt:variant>
      <vt:variant>
        <vt:lpwstr/>
      </vt:variant>
      <vt:variant>
        <vt:i4>4522042</vt:i4>
      </vt:variant>
      <vt:variant>
        <vt:i4>-1</vt:i4>
      </vt:variant>
      <vt:variant>
        <vt:i4>1263</vt:i4>
      </vt:variant>
      <vt:variant>
        <vt:i4>1</vt:i4>
      </vt:variant>
      <vt:variant>
        <vt:lpwstr>http://www.terasoft.cz/images/tera1_01.gif</vt:lpwstr>
      </vt:variant>
      <vt:variant>
        <vt:lpwstr/>
      </vt:variant>
      <vt:variant>
        <vt:i4>3342444</vt:i4>
      </vt:variant>
      <vt:variant>
        <vt:i4>-1</vt:i4>
      </vt:variant>
      <vt:variant>
        <vt:i4>1265</vt:i4>
      </vt:variant>
      <vt:variant>
        <vt:i4>1</vt:i4>
      </vt:variant>
      <vt:variant>
        <vt:lpwstr>http://www.translat.cz/css/img/logo.jpg</vt:lpwstr>
      </vt:variant>
      <vt:variant>
        <vt:lpwstr/>
      </vt:variant>
      <vt:variant>
        <vt:i4>3670046</vt:i4>
      </vt:variant>
      <vt:variant>
        <vt:i4>-1</vt:i4>
      </vt:variant>
      <vt:variant>
        <vt:i4>1287</vt:i4>
      </vt:variant>
      <vt:variant>
        <vt:i4>1</vt:i4>
      </vt:variant>
      <vt:variant>
        <vt:lpwstr>http://www.pachner.cz/images/logo_jp.jpg</vt:lpwstr>
      </vt:variant>
      <vt:variant>
        <vt:lpwstr/>
      </vt:variant>
      <vt:variant>
        <vt:i4>1376316</vt:i4>
      </vt:variant>
      <vt:variant>
        <vt:i4>-1</vt:i4>
      </vt:variant>
      <vt:variant>
        <vt:i4>1291</vt:i4>
      </vt:variant>
      <vt:variant>
        <vt:i4>1</vt:i4>
      </vt:variant>
      <vt:variant>
        <vt:lpwstr>http://www.consulta.cz/inshop/pictures/store/Famulusreflex_bg.jpg</vt:lpwstr>
      </vt:variant>
      <vt:variant>
        <vt:lpwstr/>
      </vt:variant>
      <vt:variant>
        <vt:i4>3211357</vt:i4>
      </vt:variant>
      <vt:variant>
        <vt:i4>-1</vt:i4>
      </vt:variant>
      <vt:variant>
        <vt:i4>1292</vt:i4>
      </vt:variant>
      <vt:variant>
        <vt:i4>1</vt:i4>
      </vt:variant>
      <vt:variant>
        <vt:lpwstr>http://www.consulta.cz/inshop/pictures/store/TopLux400_big.jpg</vt:lpwstr>
      </vt:variant>
      <vt:variant>
        <vt:lpwstr/>
      </vt:variant>
      <vt:variant>
        <vt:i4>9044061</vt:i4>
      </vt:variant>
      <vt:variant>
        <vt:i4>-1</vt:i4>
      </vt:variant>
      <vt:variant>
        <vt:i4>1295</vt:i4>
      </vt:variant>
      <vt:variant>
        <vt:i4>1</vt:i4>
      </vt:variant>
      <vt:variant>
        <vt:lpwstr>http://www.fast-projektory.cz/Files/Obrázky/SVZA100small.jpg</vt:lpwstr>
      </vt:variant>
      <vt:variant>
        <vt:lpwstr/>
      </vt:variant>
      <vt:variant>
        <vt:i4>2162789</vt:i4>
      </vt:variant>
      <vt:variant>
        <vt:i4>-1</vt:i4>
      </vt:variant>
      <vt:variant>
        <vt:i4>1296</vt:i4>
      </vt:variant>
      <vt:variant>
        <vt:i4>1</vt:i4>
      </vt:variant>
      <vt:variant>
        <vt:lpwstr>http://www.fast-projektory.cz/Files/obrazky_new/cp150_small.jpg</vt:lpwstr>
      </vt:variant>
      <vt:variant>
        <vt:lpwstr/>
      </vt:variant>
      <vt:variant>
        <vt:i4>4980832</vt:i4>
      </vt:variant>
      <vt:variant>
        <vt:i4>-1</vt:i4>
      </vt:variant>
      <vt:variant>
        <vt:i4>1299</vt:i4>
      </vt:variant>
      <vt:variant>
        <vt:i4>1</vt:i4>
      </vt:variant>
      <vt:variant>
        <vt:lpwstr>http://www.avmedia.cz/images/stories/articles/Produkty/Interaktivni_tabule/600iuse1.jpg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Využití počítače ve vyučování</dc:title>
  <dc:subject>Bakalářská práce</dc:subject>
  <dc:creator>Petr Řiháček</dc:creator>
  <cp:lastModifiedBy>ZB</cp:lastModifiedBy>
  <cp:revision>2</cp:revision>
  <cp:lastPrinted>2010-04-02T09:00:00Z</cp:lastPrinted>
  <dcterms:created xsi:type="dcterms:W3CDTF">2017-10-13T15:26:00Z</dcterms:created>
  <dcterms:modified xsi:type="dcterms:W3CDTF">2017-10-13T15:26:00Z</dcterms:modified>
</cp:coreProperties>
</file>